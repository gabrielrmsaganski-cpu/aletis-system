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9496"/>
      </w:tblGrid>
      <w:tr w:rsidR="00EB1D75" w:rsidRPr="000F6815" w14:paraId="523D60CA" w14:textId="77777777" w:rsidTr="00A0735B">
        <w:tc>
          <w:tcPr>
            <w:tcW w:w="14453" w:type="dxa"/>
            <w:gridSpan w:val="2"/>
            <w:shd w:val="clear" w:color="auto" w:fill="5BA036"/>
          </w:tcPr>
          <w:p w14:paraId="36A0CF4C" w14:textId="6AE19A14" w:rsidR="00EB1D75" w:rsidRPr="00A0735B" w:rsidRDefault="00EB1D75" w:rsidP="00DA0B24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bookmarkStart w:id="0" w:name="_Toc113287780"/>
            <w:r w:rsidRPr="00A0735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DESCRIÇÃO DA </w:t>
            </w:r>
            <w:r w:rsidR="00296DB1" w:rsidRPr="00A0735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TAREFA</w:t>
            </w:r>
          </w:p>
        </w:tc>
      </w:tr>
      <w:tr w:rsidR="00EB1D75" w:rsidRPr="00A0735B" w14:paraId="52B5CB78" w14:textId="77777777" w:rsidTr="00A76680">
        <w:tc>
          <w:tcPr>
            <w:tcW w:w="4957" w:type="dxa"/>
            <w:shd w:val="clear" w:color="auto" w:fill="auto"/>
          </w:tcPr>
          <w:p w14:paraId="20B2CE06" w14:textId="6CDF919A" w:rsidR="00EF1BF4" w:rsidRPr="001650B0" w:rsidRDefault="0030342D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ab/>
            </w:r>
          </w:p>
          <w:p w14:paraId="5DE0DD22" w14:textId="6358B57B" w:rsidR="00A0735B" w:rsidRDefault="00651734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 w:rsidR="00A0735B" w:rsidRPr="00A0735B">
              <w:rPr>
                <w:rFonts w:ascii="Arial" w:hAnsi="Arial" w:cs="Arial"/>
                <w:sz w:val="24"/>
                <w:szCs w:val="24"/>
              </w:rPr>
              <w:t>Google Drive</w:t>
            </w:r>
            <w:r w:rsidR="00A0735B" w:rsidRPr="00A0735B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="00A0735B" w:rsidRPr="00A0735B">
              <w:rPr>
                <w:rFonts w:ascii="Arial" w:hAnsi="Arial" w:cs="Arial"/>
                <w:sz w:val="24"/>
                <w:szCs w:val="24"/>
              </w:rPr>
              <w:t xml:space="preserve"> é uma plataforma de armazenamento e sincronização em nuvem</w:t>
            </w:r>
            <w:r w:rsidR="00DC3F19">
              <w:rPr>
                <w:rFonts w:ascii="Arial" w:hAnsi="Arial" w:cs="Arial"/>
                <w:sz w:val="24"/>
                <w:szCs w:val="24"/>
              </w:rPr>
              <w:t>.</w:t>
            </w:r>
            <w:r w:rsidR="00A0735B" w:rsidRPr="00A0735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C3F19">
              <w:rPr>
                <w:rFonts w:ascii="Arial" w:hAnsi="Arial" w:cs="Arial"/>
                <w:sz w:val="24"/>
                <w:szCs w:val="24"/>
              </w:rPr>
              <w:t xml:space="preserve">É </w:t>
            </w:r>
            <w:r w:rsidR="00A0735B" w:rsidRPr="00A0735B">
              <w:rPr>
                <w:rFonts w:ascii="Arial" w:hAnsi="Arial" w:cs="Arial"/>
                <w:sz w:val="24"/>
                <w:szCs w:val="24"/>
              </w:rPr>
              <w:t>utilizada para o compartilhamento de arquivos</w:t>
            </w:r>
            <w:r w:rsidR="00DC3F19">
              <w:rPr>
                <w:rFonts w:ascii="Arial" w:hAnsi="Arial" w:cs="Arial"/>
                <w:sz w:val="24"/>
                <w:szCs w:val="24"/>
              </w:rPr>
              <w:t xml:space="preserve"> para elaboração dos relatórios financeiros mensais e anuais</w:t>
            </w:r>
            <w:r w:rsidR="00A0735B" w:rsidRPr="00A0735B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17B6F87B" w14:textId="03D0A0C9" w:rsidR="00A0735B" w:rsidRPr="00A0735B" w:rsidRDefault="00D41674" w:rsidP="00A76680">
            <w:pPr>
              <w:spacing w:after="0" w:line="360" w:lineRule="auto"/>
              <w:ind w:firstLine="740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735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Pode ser utilizado através do navegador de internet ou atalhos no desktop.</w:t>
            </w:r>
          </w:p>
        </w:tc>
        <w:tc>
          <w:tcPr>
            <w:tcW w:w="9496" w:type="dxa"/>
            <w:shd w:val="clear" w:color="auto" w:fill="auto"/>
          </w:tcPr>
          <w:p w14:paraId="61674B04" w14:textId="47E43BF7" w:rsidR="00EB1D75" w:rsidRPr="00A0735B" w:rsidRDefault="00DC3F19" w:rsidP="00A76680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C3F19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92032" behindDoc="1" locked="0" layoutInCell="1" allowOverlap="1" wp14:anchorId="56F1D052" wp14:editId="0D66AF22">
                  <wp:simplePos x="0" y="0"/>
                  <wp:positionH relativeFrom="column">
                    <wp:posOffset>19552</wp:posOffset>
                  </wp:positionH>
                  <wp:positionV relativeFrom="paragraph">
                    <wp:posOffset>170982</wp:posOffset>
                  </wp:positionV>
                  <wp:extent cx="5680075" cy="2011680"/>
                  <wp:effectExtent l="0" t="0" r="0" b="7620"/>
                  <wp:wrapTight wrapText="bothSides">
                    <wp:wrapPolygon edited="0">
                      <wp:start x="0" y="0"/>
                      <wp:lineTo x="0" y="21477"/>
                      <wp:lineTo x="21515" y="21477"/>
                      <wp:lineTo x="21515" y="0"/>
                      <wp:lineTo x="0" y="0"/>
                    </wp:wrapPolygon>
                  </wp:wrapTight>
                  <wp:docPr id="13169982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9821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07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96DB1" w:rsidRPr="00A0735B" w14:paraId="2918D34D" w14:textId="77777777" w:rsidTr="00A76680">
        <w:tc>
          <w:tcPr>
            <w:tcW w:w="4957" w:type="dxa"/>
            <w:shd w:val="clear" w:color="auto" w:fill="auto"/>
          </w:tcPr>
          <w:p w14:paraId="7922D5AB" w14:textId="77777777" w:rsidR="00EF1BF4" w:rsidRDefault="00EF1BF4" w:rsidP="00622434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4A51BBFF" w14:textId="58C11ADE" w:rsidR="0030342D" w:rsidRDefault="00A0735B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ab/>
            </w:r>
            <w:r w:rsidR="0030342D">
              <w:rPr>
                <w:rFonts w:ascii="Arial" w:hAnsi="Arial" w:cs="Arial"/>
                <w:sz w:val="24"/>
                <w:szCs w:val="24"/>
              </w:rPr>
              <w:t xml:space="preserve">A </w:t>
            </w:r>
            <w:proofErr w:type="spellStart"/>
            <w:r w:rsidR="0030342D">
              <w:rPr>
                <w:rFonts w:ascii="Arial" w:hAnsi="Arial" w:cs="Arial"/>
                <w:sz w:val="24"/>
                <w:szCs w:val="24"/>
              </w:rPr>
              <w:t>Tex</w:t>
            </w:r>
            <w:proofErr w:type="spellEnd"/>
            <w:r w:rsidR="0030342D">
              <w:rPr>
                <w:rFonts w:ascii="Arial" w:hAnsi="Arial" w:cs="Arial"/>
                <w:sz w:val="24"/>
                <w:szCs w:val="24"/>
              </w:rPr>
              <w:t xml:space="preserve"> Capital fornecerá o e-mail específico para o cliente acessar o Drive</w:t>
            </w:r>
            <w:r w:rsidR="0030342D" w:rsidRPr="00714E6A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="0030342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AB5744D" w14:textId="033093CA" w:rsidR="00A0735B" w:rsidRPr="00A0735B" w:rsidRDefault="0030342D" w:rsidP="00A76680">
            <w:pPr>
              <w:spacing w:after="0" w:line="360" w:lineRule="auto"/>
              <w:ind w:firstLine="734"/>
              <w:contextualSpacing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Ao ter acesso ao e-mail, deve verificar o convite com a descrição “</w:t>
            </w:r>
            <w:r w:rsidRPr="00714E6A">
              <w:rPr>
                <w:rFonts w:ascii="Arial" w:hAnsi="Arial" w:cs="Arial"/>
                <w:sz w:val="24"/>
                <w:szCs w:val="24"/>
              </w:rPr>
              <w:t>Pasta compartilhada com você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  <w:tc>
          <w:tcPr>
            <w:tcW w:w="9496" w:type="dxa"/>
            <w:shd w:val="clear" w:color="auto" w:fill="auto"/>
          </w:tcPr>
          <w:p w14:paraId="5E3B6EDC" w14:textId="1D68010C" w:rsidR="00296DB1" w:rsidRPr="00A0735B" w:rsidRDefault="0030342D" w:rsidP="00A76680">
            <w:pPr>
              <w:spacing w:after="0" w:line="360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0342D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1" locked="0" layoutInCell="1" allowOverlap="1" wp14:anchorId="4D179326" wp14:editId="79F83CFC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154323</wp:posOffset>
                  </wp:positionV>
                  <wp:extent cx="5692292" cy="1434065"/>
                  <wp:effectExtent l="0" t="0" r="3810" b="0"/>
                  <wp:wrapTight wrapText="bothSides">
                    <wp:wrapPolygon edited="0">
                      <wp:start x="0" y="0"/>
                      <wp:lineTo x="0" y="21236"/>
                      <wp:lineTo x="21542" y="21236"/>
                      <wp:lineTo x="21542" y="0"/>
                      <wp:lineTo x="0" y="0"/>
                    </wp:wrapPolygon>
                  </wp:wrapTight>
                  <wp:docPr id="19029748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97484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292" cy="143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96DB1" w:rsidRPr="00A0735B" w14:paraId="776FC72C" w14:textId="77777777" w:rsidTr="00A76680">
        <w:tc>
          <w:tcPr>
            <w:tcW w:w="4957" w:type="dxa"/>
            <w:shd w:val="clear" w:color="auto" w:fill="auto"/>
          </w:tcPr>
          <w:p w14:paraId="3062F140" w14:textId="77777777" w:rsidR="00EF1BF4" w:rsidRDefault="00EF1BF4" w:rsidP="00EF1BF4">
            <w:pPr>
              <w:pStyle w:val="PargrafodaLista"/>
              <w:rPr>
                <w:rFonts w:ascii="Arial" w:hAnsi="Arial" w:cs="Arial"/>
                <w:sz w:val="24"/>
                <w:szCs w:val="24"/>
              </w:rPr>
            </w:pPr>
          </w:p>
          <w:p w14:paraId="005C68B2" w14:textId="77777777" w:rsidR="00651734" w:rsidRDefault="00651734" w:rsidP="00651734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D0FCB19" w14:textId="7F55243E" w:rsidR="00622434" w:rsidRPr="00651734" w:rsidRDefault="00622434" w:rsidP="00651734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Criação de conta Google</w:t>
            </w:r>
            <w:r w:rsidR="009C5DB6" w:rsidRPr="00651734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651734">
              <w:rPr>
                <w:rFonts w:ascii="Arial" w:hAnsi="Arial" w:cs="Arial"/>
                <w:sz w:val="24"/>
                <w:szCs w:val="24"/>
              </w:rPr>
              <w:t xml:space="preserve"> para cliente:</w:t>
            </w:r>
          </w:p>
          <w:p w14:paraId="69ACCC7F" w14:textId="174DE4FD" w:rsidR="00622434" w:rsidRPr="00651734" w:rsidRDefault="00622434" w:rsidP="00651734">
            <w:pPr>
              <w:pStyle w:val="PargrafodaLista"/>
              <w:numPr>
                <w:ilvl w:val="0"/>
                <w:numId w:val="4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 xml:space="preserve">Acessar o site de criação de conta </w:t>
            </w:r>
            <w:hyperlink r:id="rId9" w:history="1">
              <w:r w:rsidR="009C5DB6" w:rsidRPr="00651734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https://accounts.google.com/signup</w:t>
              </w:r>
            </w:hyperlink>
            <w:r w:rsidR="009C5DB6" w:rsidRPr="00651734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43F0BF87" w14:textId="725F45A3" w:rsidR="009C5DB6" w:rsidRPr="00651734" w:rsidRDefault="009C5DB6" w:rsidP="00651734">
            <w:pPr>
              <w:pStyle w:val="PargrafodaLista"/>
              <w:numPr>
                <w:ilvl w:val="0"/>
                <w:numId w:val="4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Inserir uma conta padrão seguindo o modelo:</w:t>
            </w:r>
          </w:p>
          <w:p w14:paraId="19A7C438" w14:textId="5A5C4C38" w:rsidR="009C5DB6" w:rsidRPr="00651734" w:rsidRDefault="009C5DB6" w:rsidP="00651734">
            <w:pPr>
              <w:pStyle w:val="PargrafodaLista"/>
              <w:numPr>
                <w:ilvl w:val="0"/>
                <w:numId w:val="41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Nome: TEX [Nome do Cliente];</w:t>
            </w:r>
          </w:p>
          <w:p w14:paraId="2CF401B9" w14:textId="77777777" w:rsidR="009C5DB6" w:rsidRPr="00651734" w:rsidRDefault="009C5DB6" w:rsidP="00651734">
            <w:pPr>
              <w:pStyle w:val="PargrafodaLista"/>
              <w:numPr>
                <w:ilvl w:val="0"/>
                <w:numId w:val="41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 xml:space="preserve">Usuário: </w:t>
            </w:r>
            <w:proofErr w:type="spellStart"/>
            <w:proofErr w:type="gramStart"/>
            <w:r w:rsidRPr="00651734">
              <w:rPr>
                <w:rFonts w:ascii="Arial" w:hAnsi="Arial" w:cs="Arial"/>
                <w:sz w:val="24"/>
                <w:szCs w:val="24"/>
              </w:rPr>
              <w:t>tex</w:t>
            </w:r>
            <w:proofErr w:type="spellEnd"/>
            <w:r w:rsidRPr="00651734">
              <w:rPr>
                <w:rFonts w:ascii="Arial" w:hAnsi="Arial" w:cs="Arial"/>
                <w:sz w:val="24"/>
                <w:szCs w:val="24"/>
              </w:rPr>
              <w:t>.[</w:t>
            </w:r>
            <w:proofErr w:type="spellStart"/>
            <w:proofErr w:type="gramEnd"/>
            <w:r w:rsidRPr="00651734">
              <w:rPr>
                <w:rFonts w:ascii="Arial" w:hAnsi="Arial" w:cs="Arial"/>
                <w:sz w:val="24"/>
                <w:szCs w:val="24"/>
              </w:rPr>
              <w:t>nomedocliente</w:t>
            </w:r>
            <w:proofErr w:type="spellEnd"/>
            <w:r w:rsidRPr="00651734">
              <w:rPr>
                <w:rFonts w:ascii="Arial" w:hAnsi="Arial" w:cs="Arial"/>
                <w:sz w:val="24"/>
                <w:szCs w:val="24"/>
              </w:rPr>
              <w:t>]@[gmail.com];</w:t>
            </w:r>
          </w:p>
          <w:p w14:paraId="2E90A5F3" w14:textId="02C8FDD3" w:rsidR="009C5DB6" w:rsidRPr="00651734" w:rsidRDefault="009C5DB6" w:rsidP="00651734">
            <w:pPr>
              <w:pStyle w:val="PargrafodaLista"/>
              <w:numPr>
                <w:ilvl w:val="0"/>
                <w:numId w:val="41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Senha: Definir uma senha padrão inicial segura e registrar para controle interno (</w:t>
            </w:r>
            <w:proofErr w:type="spellStart"/>
            <w:r w:rsidRPr="00651734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651734">
              <w:rPr>
                <w:rFonts w:ascii="Arial" w:hAnsi="Arial" w:cs="Arial"/>
                <w:sz w:val="24"/>
                <w:szCs w:val="24"/>
              </w:rPr>
              <w:t>: Tex@2025).</w:t>
            </w:r>
          </w:p>
          <w:p w14:paraId="3C78BF71" w14:textId="77777777" w:rsidR="00296DB1" w:rsidRPr="00651734" w:rsidRDefault="009C5DB6" w:rsidP="00651734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ind w:hanging="357"/>
              <w:jc w:val="both"/>
            </w:pPr>
            <w:r w:rsidRPr="00651734">
              <w:rPr>
                <w:rFonts w:ascii="Arial" w:hAnsi="Arial" w:cs="Arial"/>
                <w:sz w:val="24"/>
                <w:szCs w:val="24"/>
              </w:rPr>
              <w:t>Após inserir os dados, realizar o primeiro acesso para ativar a conta.</w:t>
            </w:r>
          </w:p>
          <w:p w14:paraId="2D4AD212" w14:textId="77777777" w:rsidR="00651734" w:rsidRDefault="00651734" w:rsidP="00651734">
            <w:pPr>
              <w:pStyle w:val="PargrafodaLista"/>
              <w:spacing w:after="0" w:line="360" w:lineRule="auto"/>
              <w:jc w:val="both"/>
              <w:rPr>
                <w:ins w:id="1" w:author="ID 0002" w:date="2025-06-13T17:07:00Z" w16du:dateUtc="2025-06-13T20:07:00Z"/>
              </w:rPr>
            </w:pPr>
          </w:p>
          <w:p w14:paraId="2B8B9D21" w14:textId="15E10EE2" w:rsidR="004318BB" w:rsidRPr="00A0735B" w:rsidRDefault="004318BB" w:rsidP="00651734">
            <w:pPr>
              <w:pStyle w:val="PargrafodaLista"/>
              <w:spacing w:after="0" w:line="360" w:lineRule="auto"/>
              <w:jc w:val="both"/>
            </w:pPr>
          </w:p>
        </w:tc>
        <w:tc>
          <w:tcPr>
            <w:tcW w:w="9496" w:type="dxa"/>
            <w:shd w:val="clear" w:color="auto" w:fill="auto"/>
          </w:tcPr>
          <w:p w14:paraId="2617BB0E" w14:textId="541D8CC4" w:rsidR="00A0735B" w:rsidRPr="00A0735B" w:rsidRDefault="009C5DB6" w:rsidP="00A76680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9C5DB6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1" locked="0" layoutInCell="1" allowOverlap="1" wp14:anchorId="70EAD0A6" wp14:editId="488FDC03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898579</wp:posOffset>
                  </wp:positionV>
                  <wp:extent cx="5842388" cy="2343150"/>
                  <wp:effectExtent l="0" t="0" r="6350" b="0"/>
                  <wp:wrapTight wrapText="bothSides">
                    <wp:wrapPolygon edited="0">
                      <wp:start x="0" y="0"/>
                      <wp:lineTo x="0" y="21424"/>
                      <wp:lineTo x="21553" y="21424"/>
                      <wp:lineTo x="21553" y="0"/>
                      <wp:lineTo x="0" y="0"/>
                    </wp:wrapPolygon>
                  </wp:wrapTight>
                  <wp:docPr id="5593906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39066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88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96DB1" w:rsidRPr="00A0735B" w14:paraId="62A12C04" w14:textId="77777777" w:rsidTr="00A76680">
        <w:tc>
          <w:tcPr>
            <w:tcW w:w="4957" w:type="dxa"/>
            <w:shd w:val="clear" w:color="auto" w:fill="auto"/>
          </w:tcPr>
          <w:p w14:paraId="309F6829" w14:textId="77777777" w:rsidR="00EF1BF4" w:rsidRDefault="00EF1BF4" w:rsidP="00EF1BF4">
            <w:pPr>
              <w:pStyle w:val="PargrafodaLista"/>
              <w:rPr>
                <w:rFonts w:ascii="Arial" w:hAnsi="Arial" w:cs="Arial"/>
                <w:sz w:val="24"/>
                <w:szCs w:val="24"/>
              </w:rPr>
            </w:pPr>
          </w:p>
          <w:p w14:paraId="0F9AA00A" w14:textId="77777777" w:rsidR="00651734" w:rsidRDefault="00651734" w:rsidP="00651734">
            <w:pPr>
              <w:pStyle w:val="PargrafodaLista"/>
              <w:spacing w:after="0" w:line="360" w:lineRule="auto"/>
              <w:ind w:left="714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E355F03" w14:textId="76A9E8F6" w:rsidR="00F6499F" w:rsidRPr="00651734" w:rsidRDefault="005C44BB" w:rsidP="00651734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ind w:left="714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Criação e Organização de pastas no Drive</w:t>
            </w:r>
            <w:r w:rsidRPr="000278A4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65173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D066949" w14:textId="2D3BE3E9" w:rsidR="00F6499F" w:rsidRPr="00651734" w:rsidRDefault="00F6499F" w:rsidP="00651734">
            <w:pPr>
              <w:pStyle w:val="PargrafodaLista"/>
              <w:numPr>
                <w:ilvl w:val="0"/>
                <w:numId w:val="42"/>
              </w:numPr>
              <w:spacing w:after="0" w:line="360" w:lineRule="auto"/>
              <w:ind w:left="714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Acessar o site para login no Drive</w:t>
            </w:r>
            <w:r w:rsidRPr="000278A4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651734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11" w:tgtFrame="_new" w:history="1">
              <w:r w:rsidRPr="00651734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https://drive.google.com</w:t>
              </w:r>
            </w:hyperlink>
            <w:r w:rsidRPr="00651734">
              <w:rPr>
                <w:rFonts w:ascii="Arial" w:hAnsi="Arial" w:cs="Arial"/>
                <w:sz w:val="24"/>
                <w:szCs w:val="24"/>
              </w:rPr>
              <w:t>. Clicar em “Fazer login” e inserir os dados para acesso.</w:t>
            </w:r>
          </w:p>
          <w:p w14:paraId="4CCBD4B6" w14:textId="2B73C7B5" w:rsidR="00296DB1" w:rsidRPr="00A0735B" w:rsidRDefault="00296DB1" w:rsidP="00A76680"/>
        </w:tc>
        <w:tc>
          <w:tcPr>
            <w:tcW w:w="9496" w:type="dxa"/>
            <w:shd w:val="clear" w:color="auto" w:fill="auto"/>
          </w:tcPr>
          <w:p w14:paraId="057E1F1C" w14:textId="6CC44597" w:rsidR="00296DB1" w:rsidRDefault="00296DB1" w:rsidP="009A241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42AC2F58" w14:textId="40AE9A3B" w:rsidR="007E182A" w:rsidRPr="00A0735B" w:rsidRDefault="00651734" w:rsidP="00A76680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6347B0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1" locked="0" layoutInCell="1" allowOverlap="1" wp14:anchorId="6602B073" wp14:editId="2C9107E3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276765</wp:posOffset>
                  </wp:positionV>
                  <wp:extent cx="5479021" cy="1261710"/>
                  <wp:effectExtent l="0" t="0" r="0" b="0"/>
                  <wp:wrapTight wrapText="bothSides">
                    <wp:wrapPolygon edited="0">
                      <wp:start x="0" y="0"/>
                      <wp:lineTo x="0" y="21208"/>
                      <wp:lineTo x="21480" y="21208"/>
                      <wp:lineTo x="21480" y="0"/>
                      <wp:lineTo x="0" y="0"/>
                    </wp:wrapPolygon>
                  </wp:wrapTight>
                  <wp:docPr id="17245484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54841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021" cy="126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0735B" w:rsidRPr="00A0735B" w14:paraId="3380D96B" w14:textId="77777777" w:rsidTr="00A76680">
        <w:tc>
          <w:tcPr>
            <w:tcW w:w="4957" w:type="dxa"/>
            <w:shd w:val="clear" w:color="auto" w:fill="auto"/>
          </w:tcPr>
          <w:p w14:paraId="3B1DEAFB" w14:textId="77777777" w:rsidR="00F6499F" w:rsidRPr="00A76680" w:rsidRDefault="00F6499F" w:rsidP="00A7668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18AA6C" w14:textId="77777777" w:rsidR="00183ED1" w:rsidRDefault="00183ED1" w:rsidP="00183ED1">
            <w:pPr>
              <w:pStyle w:val="PargrafodaLista"/>
              <w:spacing w:after="0" w:line="360" w:lineRule="auto"/>
              <w:ind w:left="714"/>
              <w:jc w:val="both"/>
              <w:rPr>
                <w:ins w:id="2" w:author="ID 0002" w:date="2025-06-13T17:07:00Z" w16du:dateUtc="2025-06-13T20:07:00Z"/>
                <w:rFonts w:ascii="Arial" w:hAnsi="Arial" w:cs="Arial"/>
                <w:sz w:val="24"/>
                <w:szCs w:val="24"/>
              </w:rPr>
            </w:pPr>
          </w:p>
          <w:p w14:paraId="4AACBF47" w14:textId="1E50B402" w:rsidR="004318BB" w:rsidDel="004318BB" w:rsidRDefault="004318BB" w:rsidP="00183ED1">
            <w:pPr>
              <w:pStyle w:val="PargrafodaLista"/>
              <w:spacing w:after="0" w:line="360" w:lineRule="auto"/>
              <w:ind w:left="714"/>
              <w:jc w:val="both"/>
              <w:rPr>
                <w:del w:id="3" w:author="ID 0002" w:date="2025-06-13T17:07:00Z" w16du:dateUtc="2025-06-13T20:07:00Z"/>
                <w:rFonts w:ascii="Arial" w:hAnsi="Arial" w:cs="Arial"/>
                <w:sz w:val="24"/>
                <w:szCs w:val="24"/>
              </w:rPr>
            </w:pPr>
          </w:p>
          <w:p w14:paraId="44526CBC" w14:textId="12BD57E6" w:rsidR="00183ED1" w:rsidDel="004318BB" w:rsidRDefault="00183ED1" w:rsidP="00183ED1">
            <w:pPr>
              <w:pStyle w:val="PargrafodaLista"/>
              <w:spacing w:after="0" w:line="360" w:lineRule="auto"/>
              <w:ind w:left="714"/>
              <w:jc w:val="both"/>
              <w:rPr>
                <w:del w:id="4" w:author="ID 0002" w:date="2025-06-13T17:07:00Z" w16du:dateUtc="2025-06-13T20:07:00Z"/>
                <w:rFonts w:ascii="Arial" w:hAnsi="Arial" w:cs="Arial"/>
                <w:sz w:val="24"/>
                <w:szCs w:val="24"/>
              </w:rPr>
            </w:pPr>
          </w:p>
          <w:p w14:paraId="53851727" w14:textId="36B8B586" w:rsidR="00F6499F" w:rsidRPr="00651734" w:rsidRDefault="00F6499F" w:rsidP="00651734">
            <w:pPr>
              <w:pStyle w:val="PargrafodaLista"/>
              <w:numPr>
                <w:ilvl w:val="0"/>
                <w:numId w:val="42"/>
              </w:numPr>
              <w:spacing w:after="0" w:line="360" w:lineRule="auto"/>
              <w:ind w:left="714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Ao acessar o Drive</w:t>
            </w:r>
            <w:r w:rsidRPr="000278A4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651734">
              <w:rPr>
                <w:rFonts w:ascii="Arial" w:hAnsi="Arial" w:cs="Arial"/>
                <w:sz w:val="24"/>
                <w:szCs w:val="24"/>
              </w:rPr>
              <w:t>, clicar em “+ Novo”;</w:t>
            </w:r>
          </w:p>
          <w:p w14:paraId="35A01943" w14:textId="77777777" w:rsidR="00A0735B" w:rsidRDefault="00F6499F" w:rsidP="00A76680">
            <w:pPr>
              <w:pStyle w:val="PargrafodaLista"/>
              <w:numPr>
                <w:ilvl w:val="0"/>
                <w:numId w:val="42"/>
              </w:numPr>
              <w:spacing w:after="0" w:line="360" w:lineRule="auto"/>
              <w:ind w:left="714"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51734">
              <w:rPr>
                <w:rFonts w:ascii="Arial" w:hAnsi="Arial" w:cs="Arial"/>
                <w:sz w:val="24"/>
                <w:szCs w:val="24"/>
              </w:rPr>
              <w:t>Logo após, clicar em “Nova pasta”.</w:t>
            </w:r>
          </w:p>
          <w:p w14:paraId="6594BC1B" w14:textId="77777777" w:rsidR="00183ED1" w:rsidRDefault="00183ED1" w:rsidP="00183ED1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BA5E7C1" w14:textId="77777777" w:rsidR="00183ED1" w:rsidRDefault="00183ED1" w:rsidP="00183ED1">
            <w:pPr>
              <w:spacing w:after="0" w:line="360" w:lineRule="auto"/>
              <w:jc w:val="both"/>
              <w:rPr>
                <w:ins w:id="5" w:author="ID 0002" w:date="2025-06-13T17:07:00Z" w16du:dateUtc="2025-06-13T20:07:00Z"/>
                <w:rFonts w:ascii="Arial" w:hAnsi="Arial" w:cs="Arial"/>
                <w:sz w:val="24"/>
                <w:szCs w:val="24"/>
              </w:rPr>
            </w:pPr>
          </w:p>
          <w:p w14:paraId="0E22C774" w14:textId="77777777" w:rsidR="004318BB" w:rsidRDefault="004318BB" w:rsidP="00183ED1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3E6032C" w14:textId="36AE5A5C" w:rsidR="00183ED1" w:rsidRPr="00183ED1" w:rsidRDefault="00183ED1" w:rsidP="00183ED1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6" w:type="dxa"/>
            <w:shd w:val="clear" w:color="auto" w:fill="auto"/>
          </w:tcPr>
          <w:p w14:paraId="6A149ABB" w14:textId="10965108" w:rsidR="00F6499F" w:rsidRPr="00A0735B" w:rsidRDefault="00F6499F">
            <w:pPr>
              <w:spacing w:after="0" w:line="360" w:lineRule="auto"/>
              <w:contextualSpacing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pPrChange w:id="6" w:author="ID 0002" w:date="2025-06-13T17:06:00Z" w16du:dateUtc="2025-06-13T20:06:00Z">
                <w:pPr>
                  <w:spacing w:after="0" w:line="360" w:lineRule="auto"/>
                  <w:contextualSpacing/>
                  <w:jc w:val="center"/>
                </w:pPr>
              </w:pPrChange>
            </w:pPr>
            <w:r w:rsidRPr="00F6499F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77696" behindDoc="1" locked="0" layoutInCell="1" allowOverlap="1" wp14:anchorId="694C0707" wp14:editId="33C1F3B5">
                  <wp:simplePos x="0" y="0"/>
                  <wp:positionH relativeFrom="column">
                    <wp:posOffset>1725295</wp:posOffset>
                  </wp:positionH>
                  <wp:positionV relativeFrom="paragraph">
                    <wp:posOffset>511175</wp:posOffset>
                  </wp:positionV>
                  <wp:extent cx="2762967" cy="1311330"/>
                  <wp:effectExtent l="0" t="0" r="0" b="3175"/>
                  <wp:wrapTight wrapText="bothSides">
                    <wp:wrapPolygon edited="0">
                      <wp:start x="0" y="0"/>
                      <wp:lineTo x="0" y="21338"/>
                      <wp:lineTo x="21446" y="21338"/>
                      <wp:lineTo x="21446" y="0"/>
                      <wp:lineTo x="0" y="0"/>
                    </wp:wrapPolygon>
                  </wp:wrapTight>
                  <wp:docPr id="16997772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777248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967" cy="131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96DB1" w:rsidRPr="00A0735B" w14:paraId="0A74B2A7" w14:textId="77777777" w:rsidTr="00A76680">
        <w:tc>
          <w:tcPr>
            <w:tcW w:w="4957" w:type="dxa"/>
            <w:shd w:val="clear" w:color="auto" w:fill="auto"/>
          </w:tcPr>
          <w:p w14:paraId="73D5B5BF" w14:textId="77777777" w:rsidR="00651734" w:rsidRDefault="00651734" w:rsidP="00651734">
            <w:pPr>
              <w:pStyle w:val="PargrafodaLista"/>
              <w:rPr>
                <w:rFonts w:ascii="Arial" w:hAnsi="Arial" w:cs="Arial"/>
                <w:sz w:val="24"/>
                <w:szCs w:val="24"/>
              </w:rPr>
            </w:pPr>
          </w:p>
          <w:p w14:paraId="3BF54659" w14:textId="4FDE6207" w:rsidR="00F6499F" w:rsidRDefault="00F6499F" w:rsidP="00651734">
            <w:pPr>
              <w:pStyle w:val="PargrafodaLista"/>
              <w:numPr>
                <w:ilvl w:val="0"/>
                <w:numId w:val="4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76680">
              <w:rPr>
                <w:rFonts w:ascii="Arial" w:hAnsi="Arial" w:cs="Arial"/>
                <w:sz w:val="24"/>
                <w:szCs w:val="24"/>
              </w:rPr>
              <w:t>Criar uma pasta principal nomeada “ALETIS –</w:t>
            </w:r>
            <w:r w:rsidR="00717989" w:rsidRPr="00A76680">
              <w:rPr>
                <w:rFonts w:ascii="Arial" w:hAnsi="Arial" w:cs="Arial"/>
                <w:sz w:val="24"/>
                <w:szCs w:val="24"/>
              </w:rPr>
              <w:t xml:space="preserve"> CLIENTES”</w:t>
            </w:r>
            <w:r w:rsidRPr="00A76680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7167D6EB" w14:textId="03793A8D" w:rsidR="00FC04F5" w:rsidRPr="00A76680" w:rsidRDefault="00FC04F5" w:rsidP="00651734">
            <w:pPr>
              <w:pStyle w:val="PargrafodaLista"/>
              <w:numPr>
                <w:ilvl w:val="0"/>
                <w:numId w:val="4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pasta principal deve ser compartilhada com o e-mail do cliente (conta criada anteriormente) com acesso de edição e compartilhada com responsáveis internos com permissão de edição.</w:t>
            </w:r>
          </w:p>
          <w:p w14:paraId="60EBC481" w14:textId="77777777" w:rsidR="00296DB1" w:rsidRDefault="00717989" w:rsidP="00651734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C04F5">
              <w:rPr>
                <w:rFonts w:ascii="Arial" w:hAnsi="Arial" w:cs="Arial"/>
                <w:sz w:val="24"/>
                <w:szCs w:val="24"/>
              </w:rPr>
              <w:t>Dentro da pasta principal</w:t>
            </w:r>
            <w:r w:rsidR="005F2E68" w:rsidRPr="00FC04F5">
              <w:rPr>
                <w:rFonts w:ascii="Arial" w:hAnsi="Arial" w:cs="Arial"/>
                <w:sz w:val="24"/>
                <w:szCs w:val="24"/>
              </w:rPr>
              <w:t xml:space="preserve"> clicar com o botão direito do mouse e selecionar a opção “Nova pasta”.</w:t>
            </w:r>
            <w:r w:rsidRPr="00FC04F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2E68" w:rsidRPr="00FC04F5">
              <w:rPr>
                <w:rFonts w:ascii="Arial" w:hAnsi="Arial" w:cs="Arial"/>
                <w:sz w:val="24"/>
                <w:szCs w:val="24"/>
              </w:rPr>
              <w:t>C</w:t>
            </w:r>
            <w:r w:rsidRPr="00FC04F5">
              <w:rPr>
                <w:rFonts w:ascii="Arial" w:hAnsi="Arial" w:cs="Arial"/>
                <w:sz w:val="24"/>
                <w:szCs w:val="24"/>
              </w:rPr>
              <w:t>riar as subpastas com o nome de cada cliente.</w:t>
            </w:r>
          </w:p>
          <w:p w14:paraId="31F51CCE" w14:textId="670BAD31" w:rsidR="00651734" w:rsidRPr="00A0735B" w:rsidRDefault="00651734" w:rsidP="00A76680">
            <w:pPr>
              <w:pStyle w:val="PargrafodaLista"/>
            </w:pPr>
          </w:p>
        </w:tc>
        <w:tc>
          <w:tcPr>
            <w:tcW w:w="9496" w:type="dxa"/>
            <w:shd w:val="clear" w:color="auto" w:fill="auto"/>
          </w:tcPr>
          <w:p w14:paraId="77EEF7D9" w14:textId="7462949F" w:rsidR="00296DB1" w:rsidRDefault="00296DB1" w:rsidP="00A76680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235EE49A" w14:textId="04EC8263" w:rsidR="00717989" w:rsidRPr="00A0735B" w:rsidRDefault="00651734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717989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1" locked="0" layoutInCell="1" allowOverlap="1" wp14:anchorId="1A893FB8" wp14:editId="7AC96513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1139190</wp:posOffset>
                  </wp:positionV>
                  <wp:extent cx="1943750" cy="1153682"/>
                  <wp:effectExtent l="0" t="0" r="0" b="8890"/>
                  <wp:wrapTight wrapText="bothSides">
                    <wp:wrapPolygon edited="0">
                      <wp:start x="0" y="0"/>
                      <wp:lineTo x="0" y="21410"/>
                      <wp:lineTo x="21381" y="21410"/>
                      <wp:lineTo x="21381" y="0"/>
                      <wp:lineTo x="0" y="0"/>
                    </wp:wrapPolygon>
                  </wp:wrapTight>
                  <wp:docPr id="4914935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93519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50" cy="1153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F2E68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08ECA04A" wp14:editId="02B484D8">
                  <wp:simplePos x="0" y="0"/>
                  <wp:positionH relativeFrom="column">
                    <wp:posOffset>1994405</wp:posOffset>
                  </wp:positionH>
                  <wp:positionV relativeFrom="paragraph">
                    <wp:posOffset>1071168</wp:posOffset>
                  </wp:positionV>
                  <wp:extent cx="3839845" cy="1403985"/>
                  <wp:effectExtent l="0" t="0" r="8255" b="5715"/>
                  <wp:wrapTight wrapText="bothSides">
                    <wp:wrapPolygon edited="0">
                      <wp:start x="0" y="0"/>
                      <wp:lineTo x="0" y="21395"/>
                      <wp:lineTo x="21539" y="21395"/>
                      <wp:lineTo x="21539" y="0"/>
                      <wp:lineTo x="0" y="0"/>
                    </wp:wrapPolygon>
                  </wp:wrapTight>
                  <wp:docPr id="11500764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7648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845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0735B" w:rsidRPr="00A0735B" w14:paraId="4178E777" w14:textId="77777777" w:rsidTr="00A76680">
        <w:tc>
          <w:tcPr>
            <w:tcW w:w="4957" w:type="dxa"/>
            <w:shd w:val="clear" w:color="auto" w:fill="auto"/>
          </w:tcPr>
          <w:p w14:paraId="31DB5EB7" w14:textId="68AA61A3" w:rsidR="009A241E" w:rsidRDefault="009A241E" w:rsidP="00651734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Dentro da pasta de cada cliente criar as subpastas:</w:t>
            </w:r>
          </w:p>
          <w:p w14:paraId="6A923276" w14:textId="5AFAC183" w:rsidR="009A241E" w:rsidRDefault="009A241E" w:rsidP="00651734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 Documentos</w:t>
            </w:r>
            <w:r w:rsidR="00183ED1">
              <w:rPr>
                <w:rFonts w:ascii="Arial" w:hAnsi="Arial" w:cs="Arial"/>
                <w:sz w:val="24"/>
                <w:szCs w:val="24"/>
              </w:rPr>
              <w:t>: contratos e documentos pessoais;</w:t>
            </w:r>
          </w:p>
          <w:p w14:paraId="505A8DE6" w14:textId="262E3282" w:rsidR="009A241E" w:rsidRDefault="009A241E" w:rsidP="00651734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 Subsídios</w:t>
            </w:r>
            <w:r w:rsidR="00183ED1">
              <w:rPr>
                <w:rFonts w:ascii="Arial" w:hAnsi="Arial" w:cs="Arial"/>
                <w:sz w:val="24"/>
                <w:szCs w:val="24"/>
              </w:rPr>
              <w:t>: separar pastas por mês e ano e salvar os arquivos que o cliente enviar;</w:t>
            </w:r>
          </w:p>
          <w:p w14:paraId="07831173" w14:textId="65C00397" w:rsidR="009A241E" w:rsidRDefault="009A241E" w:rsidP="00651734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Registro Financeiro Mensal</w:t>
            </w:r>
            <w:r w:rsidR="00183ED1">
              <w:rPr>
                <w:rFonts w:ascii="Arial" w:hAnsi="Arial" w:cs="Arial"/>
                <w:sz w:val="24"/>
                <w:szCs w:val="24"/>
              </w:rPr>
              <w:t>: planilha de preenchimento mensal do cliente;</w:t>
            </w:r>
          </w:p>
          <w:p w14:paraId="52222E38" w14:textId="5CFB1308" w:rsidR="009A241E" w:rsidRDefault="009A241E" w:rsidP="00651734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183ED1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-Produtor</w:t>
            </w:r>
            <w:r w:rsidR="00183ED1">
              <w:rPr>
                <w:rFonts w:ascii="Arial" w:hAnsi="Arial" w:cs="Arial"/>
                <w:sz w:val="24"/>
                <w:szCs w:val="24"/>
              </w:rPr>
              <w:t>: arquivos relacionados ao sistema e-Produtor;</w:t>
            </w:r>
          </w:p>
          <w:p w14:paraId="7FA42114" w14:textId="2E6FA762" w:rsidR="009A241E" w:rsidRPr="00A76680" w:rsidRDefault="009A241E" w:rsidP="00651734">
            <w:pPr>
              <w:pStyle w:val="PargrafodaLista"/>
              <w:numPr>
                <w:ilvl w:val="0"/>
                <w:numId w:val="50"/>
              </w:numPr>
              <w:spacing w:after="0" w:line="360" w:lineRule="auto"/>
              <w:ind w:hanging="35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Relatório da Assessoria</w:t>
            </w:r>
            <w:r w:rsidR="00183ED1">
              <w:rPr>
                <w:rFonts w:ascii="Arial" w:hAnsi="Arial" w:cs="Arial"/>
                <w:sz w:val="24"/>
                <w:szCs w:val="24"/>
              </w:rPr>
              <w:t xml:space="preserve">: arquivos gerados para apresentação de resultados mensais e anuais. </w:t>
            </w:r>
          </w:p>
          <w:p w14:paraId="35C0CF13" w14:textId="0F225315" w:rsidR="00A0735B" w:rsidRPr="00A0735B" w:rsidRDefault="00A0735B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6" w:type="dxa"/>
            <w:shd w:val="clear" w:color="auto" w:fill="auto"/>
          </w:tcPr>
          <w:p w14:paraId="40D4DEEC" w14:textId="153B4DB8" w:rsidR="00A0735B" w:rsidRPr="00A0735B" w:rsidRDefault="009A241E" w:rsidP="00A76680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9A241E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5648" behindDoc="1" locked="0" layoutInCell="1" allowOverlap="1" wp14:anchorId="73E5EEC3" wp14:editId="6436F9C7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1115060</wp:posOffset>
                  </wp:positionV>
                  <wp:extent cx="4798938" cy="2074196"/>
                  <wp:effectExtent l="0" t="0" r="1905" b="2540"/>
                  <wp:wrapTight wrapText="bothSides">
                    <wp:wrapPolygon edited="0">
                      <wp:start x="0" y="0"/>
                      <wp:lineTo x="0" y="21428"/>
                      <wp:lineTo x="21523" y="21428"/>
                      <wp:lineTo x="21523" y="0"/>
                      <wp:lineTo x="0" y="0"/>
                    </wp:wrapPolygon>
                  </wp:wrapTight>
                  <wp:docPr id="14019542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954265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938" cy="2074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3750A" w:rsidRPr="00A0735B" w14:paraId="162AE2E2" w14:textId="77777777" w:rsidTr="00A76680">
        <w:tc>
          <w:tcPr>
            <w:tcW w:w="4957" w:type="dxa"/>
            <w:shd w:val="clear" w:color="auto" w:fill="auto"/>
          </w:tcPr>
          <w:p w14:paraId="18402609" w14:textId="55D2A7D7" w:rsidR="0073750A" w:rsidRPr="007F6B4D" w:rsidRDefault="007F6B4D" w:rsidP="007F6B4D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Dentro de cada pasta, criar as</w:t>
            </w:r>
            <w:r w:rsidR="003302D5">
              <w:rPr>
                <w:rFonts w:ascii="Arial" w:hAnsi="Arial" w:cs="Arial"/>
                <w:sz w:val="24"/>
                <w:szCs w:val="24"/>
              </w:rPr>
              <w:t xml:space="preserve"> subpastas</w:t>
            </w:r>
            <w:r w:rsidR="0073750A" w:rsidRPr="007F6B4D">
              <w:rPr>
                <w:rFonts w:ascii="Arial" w:hAnsi="Arial" w:cs="Arial"/>
                <w:sz w:val="24"/>
                <w:szCs w:val="24"/>
              </w:rPr>
              <w:t>:</w:t>
            </w:r>
            <w:r w:rsidR="003302D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00BCDD5" w14:textId="14B273F5" w:rsidR="007F6B4D" w:rsidRDefault="0073750A" w:rsidP="003302D5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F6B4D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7F6B4D">
              <w:rPr>
                <w:rFonts w:ascii="Arial" w:hAnsi="Arial" w:cs="Arial"/>
                <w:sz w:val="24"/>
                <w:szCs w:val="24"/>
              </w:rPr>
              <w:t>Documentos</w:t>
            </w:r>
            <w:r w:rsidR="003302D5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F149672" w14:textId="757A3F69" w:rsidR="007F6B4D" w:rsidRDefault="007F6B4D" w:rsidP="007F6B4D">
            <w:pPr>
              <w:pStyle w:val="PargrafodaLista"/>
              <w:numPr>
                <w:ilvl w:val="0"/>
                <w:numId w:val="73"/>
              </w:numPr>
              <w:spacing w:after="0"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 Documentos Pessoais;</w:t>
            </w:r>
          </w:p>
          <w:p w14:paraId="71621C4A" w14:textId="099257F2" w:rsidR="007F6B4D" w:rsidRDefault="007F6B4D" w:rsidP="007F6B4D">
            <w:pPr>
              <w:pStyle w:val="PargrafodaLista"/>
              <w:numPr>
                <w:ilvl w:val="0"/>
                <w:numId w:val="73"/>
              </w:numPr>
              <w:spacing w:after="0"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 Contrato;</w:t>
            </w:r>
          </w:p>
          <w:p w14:paraId="3B6EA0D5" w14:textId="47A101DB" w:rsidR="007F6B4D" w:rsidRPr="007F6B4D" w:rsidRDefault="007F6B4D" w:rsidP="007F6B4D">
            <w:pPr>
              <w:pStyle w:val="PargrafodaLista"/>
              <w:numPr>
                <w:ilvl w:val="0"/>
                <w:numId w:val="73"/>
              </w:numPr>
              <w:spacing w:after="0"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Instruções.</w:t>
            </w:r>
          </w:p>
          <w:p w14:paraId="6F7830E6" w14:textId="27B625BC" w:rsidR="007F6B4D" w:rsidRPr="007F6B4D" w:rsidRDefault="007F6B4D" w:rsidP="007F6B4D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 Subsídios:</w:t>
            </w:r>
            <w:r w:rsidR="003302D5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1. [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Mês_Ano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].</w:t>
            </w:r>
          </w:p>
        </w:tc>
        <w:tc>
          <w:tcPr>
            <w:tcW w:w="9496" w:type="dxa"/>
            <w:shd w:val="clear" w:color="auto" w:fill="auto"/>
          </w:tcPr>
          <w:p w14:paraId="70F8DC5E" w14:textId="07771926" w:rsidR="0073750A" w:rsidRPr="007F6B4D" w:rsidRDefault="007F6B4D" w:rsidP="007F6B4D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7F6B4D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8960" behindDoc="1" locked="0" layoutInCell="1" allowOverlap="1" wp14:anchorId="095420CD" wp14:editId="3CD571E8">
                  <wp:simplePos x="0" y="0"/>
                  <wp:positionH relativeFrom="column">
                    <wp:posOffset>2976880</wp:posOffset>
                  </wp:positionH>
                  <wp:positionV relativeFrom="paragraph">
                    <wp:posOffset>358775</wp:posOffset>
                  </wp:positionV>
                  <wp:extent cx="2000250" cy="356870"/>
                  <wp:effectExtent l="0" t="0" r="0" b="5080"/>
                  <wp:wrapTight wrapText="bothSides">
                    <wp:wrapPolygon edited="0">
                      <wp:start x="0" y="0"/>
                      <wp:lineTo x="0" y="20754"/>
                      <wp:lineTo x="21394" y="20754"/>
                      <wp:lineTo x="21394" y="0"/>
                      <wp:lineTo x="0" y="0"/>
                    </wp:wrapPolygon>
                  </wp:wrapTight>
                  <wp:docPr id="5636037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603747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77" b="12188"/>
                          <a:stretch/>
                        </pic:blipFill>
                        <pic:spPr bwMode="auto">
                          <a:xfrm>
                            <a:off x="0" y="0"/>
                            <a:ext cx="2000250" cy="356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6B4D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91008" behindDoc="1" locked="0" layoutInCell="1" allowOverlap="1" wp14:anchorId="4E3ABB20" wp14:editId="789158C6">
                  <wp:simplePos x="0" y="0"/>
                  <wp:positionH relativeFrom="column">
                    <wp:posOffset>518795</wp:posOffset>
                  </wp:positionH>
                  <wp:positionV relativeFrom="paragraph">
                    <wp:posOffset>358775</wp:posOffset>
                  </wp:positionV>
                  <wp:extent cx="1933575" cy="356870"/>
                  <wp:effectExtent l="0" t="0" r="9525" b="5080"/>
                  <wp:wrapTight wrapText="bothSides">
                    <wp:wrapPolygon edited="0">
                      <wp:start x="0" y="0"/>
                      <wp:lineTo x="0" y="20754"/>
                      <wp:lineTo x="21494" y="20754"/>
                      <wp:lineTo x="21494" y="0"/>
                      <wp:lineTo x="0" y="0"/>
                    </wp:wrapPolygon>
                  </wp:wrapTight>
                  <wp:docPr id="10657259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72591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6B4D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9984" behindDoc="1" locked="0" layoutInCell="1" allowOverlap="1" wp14:anchorId="4438E617" wp14:editId="7783F886">
                  <wp:simplePos x="0" y="0"/>
                  <wp:positionH relativeFrom="column">
                    <wp:posOffset>3424555</wp:posOffset>
                  </wp:positionH>
                  <wp:positionV relativeFrom="paragraph">
                    <wp:posOffset>863600</wp:posOffset>
                  </wp:positionV>
                  <wp:extent cx="1152525" cy="717550"/>
                  <wp:effectExtent l="0" t="0" r="9525" b="6350"/>
                  <wp:wrapTight wrapText="bothSides">
                    <wp:wrapPolygon edited="0">
                      <wp:start x="0" y="0"/>
                      <wp:lineTo x="0" y="21218"/>
                      <wp:lineTo x="21421" y="21218"/>
                      <wp:lineTo x="21421" y="0"/>
                      <wp:lineTo x="0" y="0"/>
                    </wp:wrapPolygon>
                  </wp:wrapTight>
                  <wp:docPr id="1881300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0016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F6B4D"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D0323D1" wp14:editId="57D73E75">
                  <wp:simplePos x="0" y="0"/>
                  <wp:positionH relativeFrom="column">
                    <wp:posOffset>824230</wp:posOffset>
                  </wp:positionH>
                  <wp:positionV relativeFrom="paragraph">
                    <wp:posOffset>863600</wp:posOffset>
                  </wp:positionV>
                  <wp:extent cx="1295400" cy="750570"/>
                  <wp:effectExtent l="0" t="0" r="0" b="0"/>
                  <wp:wrapTight wrapText="bothSides">
                    <wp:wrapPolygon edited="0">
                      <wp:start x="0" y="0"/>
                      <wp:lineTo x="0" y="20832"/>
                      <wp:lineTo x="21282" y="20832"/>
                      <wp:lineTo x="21282" y="0"/>
                      <wp:lineTo x="0" y="0"/>
                    </wp:wrapPolygon>
                  </wp:wrapTight>
                  <wp:docPr id="19185713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571346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5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7BB0" w:rsidRPr="00A0735B" w14:paraId="186572BE" w14:textId="77777777" w:rsidTr="00A76680">
        <w:tc>
          <w:tcPr>
            <w:tcW w:w="4957" w:type="dxa"/>
            <w:shd w:val="clear" w:color="auto" w:fill="auto"/>
          </w:tcPr>
          <w:p w14:paraId="04D51ADE" w14:textId="366B5EDE" w:rsidR="00B96398" w:rsidDel="004318BB" w:rsidRDefault="00B96398" w:rsidP="009A241E">
            <w:pPr>
              <w:spacing w:after="0" w:line="360" w:lineRule="auto"/>
              <w:contextualSpacing/>
              <w:jc w:val="both"/>
              <w:rPr>
                <w:del w:id="7" w:author="ID 0002" w:date="2025-06-13T17:07:00Z" w16du:dateUtc="2025-06-13T20:07:00Z"/>
                <w:rFonts w:ascii="Arial" w:hAnsi="Arial" w:cs="Arial"/>
                <w:sz w:val="24"/>
                <w:szCs w:val="24"/>
              </w:rPr>
            </w:pPr>
          </w:p>
          <w:p w14:paraId="7D72A536" w14:textId="26B5AC6C" w:rsidR="00B96398" w:rsidRDefault="000B5757" w:rsidP="000B5757">
            <w:pPr>
              <w:pStyle w:val="PargrafodaLista"/>
              <w:numPr>
                <w:ilvl w:val="0"/>
                <w:numId w:val="52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5757">
              <w:rPr>
                <w:rFonts w:ascii="Arial" w:hAnsi="Arial" w:cs="Arial"/>
                <w:sz w:val="24"/>
                <w:szCs w:val="24"/>
              </w:rPr>
              <w:t>Download e Instalação do Google Drive</w:t>
            </w:r>
            <w:r w:rsidR="00EE71E8" w:rsidRPr="00EE71E8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0B575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no computador:</w:t>
            </w:r>
          </w:p>
          <w:p w14:paraId="70978D49" w14:textId="6CF69887" w:rsidR="000B5757" w:rsidRDefault="000B5757" w:rsidP="000B5757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5757">
              <w:rPr>
                <w:rFonts w:ascii="Arial" w:hAnsi="Arial" w:cs="Arial"/>
                <w:sz w:val="24"/>
                <w:szCs w:val="24"/>
              </w:rPr>
              <w:t xml:space="preserve">Acessar o link </w:t>
            </w:r>
            <w:hyperlink r:id="rId21" w:history="1">
              <w:r w:rsidRPr="00BF3790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https://www.google.com/intl/pt-BR/drive/download/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6B28747" w14:textId="67DB3E69" w:rsidR="0065009D" w:rsidRDefault="000B5757" w:rsidP="0065009D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Clicar em “Baixar o Drive para computador”</w:t>
            </w:r>
            <w:r w:rsidR="0065009D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621A04FA" w14:textId="72844DE6" w:rsidR="0065009D" w:rsidRPr="0065009D" w:rsidRDefault="0065009D" w:rsidP="0065009D">
            <w:pPr>
              <w:pStyle w:val="PargrafodaLista"/>
              <w:numPr>
                <w:ilvl w:val="0"/>
                <w:numId w:val="57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Após baixar o Drive</w:t>
            </w:r>
            <w:r w:rsidRPr="0065009D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>
              <w:rPr>
                <w:rFonts w:ascii="Arial" w:hAnsi="Arial" w:cs="Arial"/>
                <w:sz w:val="24"/>
                <w:szCs w:val="24"/>
              </w:rPr>
              <w:t>, é possível visualizá-lo no explorador de arquivos do computador.</w:t>
            </w:r>
          </w:p>
          <w:p w14:paraId="4863CA01" w14:textId="38301963" w:rsidR="000B5757" w:rsidRPr="006366AF" w:rsidRDefault="000B5757" w:rsidP="006366A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6" w:type="dxa"/>
            <w:shd w:val="clear" w:color="auto" w:fill="auto"/>
          </w:tcPr>
          <w:p w14:paraId="374976F5" w14:textId="536BE4F0" w:rsidR="00637BB0" w:rsidRPr="00A0735B" w:rsidRDefault="0065009D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65009D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4864" behindDoc="1" locked="0" layoutInCell="1" allowOverlap="1" wp14:anchorId="781B1424" wp14:editId="318BAE1C">
                  <wp:simplePos x="0" y="0"/>
                  <wp:positionH relativeFrom="column">
                    <wp:posOffset>3607435</wp:posOffset>
                  </wp:positionH>
                  <wp:positionV relativeFrom="paragraph">
                    <wp:posOffset>473075</wp:posOffset>
                  </wp:positionV>
                  <wp:extent cx="1744979" cy="2205020"/>
                  <wp:effectExtent l="0" t="0" r="8255" b="5080"/>
                  <wp:wrapTight wrapText="bothSides">
                    <wp:wrapPolygon edited="0">
                      <wp:start x="0" y="0"/>
                      <wp:lineTo x="0" y="21463"/>
                      <wp:lineTo x="21466" y="21463"/>
                      <wp:lineTo x="21466" y="0"/>
                      <wp:lineTo x="0" y="0"/>
                    </wp:wrapPolygon>
                  </wp:wrapTight>
                  <wp:docPr id="5618161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81618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979" cy="220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B5757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76672" behindDoc="1" locked="0" layoutInCell="1" allowOverlap="1" wp14:anchorId="0BB33247" wp14:editId="075347FE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549275</wp:posOffset>
                  </wp:positionV>
                  <wp:extent cx="2904490" cy="1953260"/>
                  <wp:effectExtent l="0" t="0" r="0" b="8890"/>
                  <wp:wrapTight wrapText="bothSides">
                    <wp:wrapPolygon edited="0">
                      <wp:start x="0" y="0"/>
                      <wp:lineTo x="0" y="21488"/>
                      <wp:lineTo x="21392" y="21488"/>
                      <wp:lineTo x="21392" y="0"/>
                      <wp:lineTo x="0" y="0"/>
                    </wp:wrapPolygon>
                  </wp:wrapTight>
                  <wp:docPr id="11513482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348287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490" cy="195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0632" w:rsidRPr="00A0735B" w14:paraId="0188DEE2" w14:textId="77777777" w:rsidTr="00A76680">
        <w:tc>
          <w:tcPr>
            <w:tcW w:w="4957" w:type="dxa"/>
            <w:shd w:val="clear" w:color="auto" w:fill="auto"/>
          </w:tcPr>
          <w:p w14:paraId="2DC6A210" w14:textId="276E758F" w:rsidR="003C0632" w:rsidRPr="007F6B4D" w:rsidRDefault="003C0632" w:rsidP="007F6B4D">
            <w:pPr>
              <w:pStyle w:val="PargrafodaLista"/>
              <w:numPr>
                <w:ilvl w:val="0"/>
                <w:numId w:val="72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F6B4D">
              <w:rPr>
                <w:rFonts w:ascii="Arial" w:hAnsi="Arial" w:cs="Arial"/>
                <w:sz w:val="24"/>
                <w:szCs w:val="24"/>
              </w:rPr>
              <w:lastRenderedPageBreak/>
              <w:t>Instalação do Drive</w:t>
            </w:r>
            <w:r w:rsidRPr="007F6B4D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7F6B4D">
              <w:rPr>
                <w:rFonts w:ascii="Arial" w:hAnsi="Arial" w:cs="Arial"/>
                <w:sz w:val="24"/>
                <w:szCs w:val="24"/>
              </w:rPr>
              <w:t xml:space="preserve"> na Máquina do cliente via </w:t>
            </w:r>
            <w:proofErr w:type="spellStart"/>
            <w:r w:rsidRPr="007F6B4D">
              <w:rPr>
                <w:rFonts w:ascii="Arial" w:hAnsi="Arial" w:cs="Arial"/>
                <w:sz w:val="24"/>
                <w:szCs w:val="24"/>
              </w:rPr>
              <w:t>AnyDesk</w:t>
            </w:r>
            <w:proofErr w:type="spellEnd"/>
            <w:r w:rsidRPr="007F6B4D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Pr="007F6B4D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2D5D4D0" w14:textId="6DA1D274" w:rsidR="003C0632" w:rsidRDefault="003C0632" w:rsidP="003C0632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realizar o acesso remoto na máquina do cliente é necessário agendar um horário;</w:t>
            </w:r>
          </w:p>
          <w:p w14:paraId="4E4EF59F" w14:textId="1ACDE6DF" w:rsidR="003C0632" w:rsidRPr="003C0632" w:rsidRDefault="003C0632" w:rsidP="003C0632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As duas máquinas precisam ter 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AnyDesk</w:t>
            </w:r>
            <w:proofErr w:type="spellEnd"/>
            <w:r w:rsidRPr="003C0632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>
              <w:rPr>
                <w:rFonts w:ascii="Arial" w:hAnsi="Arial" w:cs="Arial"/>
                <w:sz w:val="24"/>
                <w:szCs w:val="24"/>
              </w:rPr>
              <w:t xml:space="preserve"> instalados para realizar a operação.</w:t>
            </w:r>
          </w:p>
          <w:p w14:paraId="415FAF5F" w14:textId="77777777" w:rsidR="003C0632" w:rsidRDefault="003C0632" w:rsidP="009A241E">
            <w:pPr>
              <w:spacing w:after="0" w:line="360" w:lineRule="auto"/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6" w:type="dxa"/>
            <w:shd w:val="clear" w:color="auto" w:fill="auto"/>
          </w:tcPr>
          <w:p w14:paraId="0ED7A2AF" w14:textId="003F8BB3" w:rsidR="003C0632" w:rsidRPr="000B5757" w:rsidRDefault="003C0632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3C0632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1792" behindDoc="1" locked="0" layoutInCell="1" allowOverlap="1" wp14:anchorId="20DEFBB1" wp14:editId="60518DD7">
                  <wp:simplePos x="0" y="0"/>
                  <wp:positionH relativeFrom="column">
                    <wp:posOffset>1336675</wp:posOffset>
                  </wp:positionH>
                  <wp:positionV relativeFrom="paragraph">
                    <wp:posOffset>122555</wp:posOffset>
                  </wp:positionV>
                  <wp:extent cx="3422015" cy="2151380"/>
                  <wp:effectExtent l="0" t="0" r="6985" b="1270"/>
                  <wp:wrapTight wrapText="bothSides">
                    <wp:wrapPolygon edited="0">
                      <wp:start x="0" y="0"/>
                      <wp:lineTo x="0" y="21421"/>
                      <wp:lineTo x="21524" y="21421"/>
                      <wp:lineTo x="21524" y="0"/>
                      <wp:lineTo x="0" y="0"/>
                    </wp:wrapPolygon>
                  </wp:wrapTight>
                  <wp:docPr id="6643909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390998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015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7BB0" w:rsidRPr="00A0735B" w14:paraId="4B5C0647" w14:textId="77777777" w:rsidTr="00A76680">
        <w:tc>
          <w:tcPr>
            <w:tcW w:w="4957" w:type="dxa"/>
            <w:shd w:val="clear" w:color="auto" w:fill="auto"/>
          </w:tcPr>
          <w:p w14:paraId="1FDB4639" w14:textId="77777777" w:rsidR="00FC04F5" w:rsidRPr="00A76680" w:rsidRDefault="00FC04F5" w:rsidP="00A76680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</w:p>
          <w:p w14:paraId="661D1E38" w14:textId="23C99A7E" w:rsidR="00183ED1" w:rsidRDefault="00183ED1" w:rsidP="00183ED1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</w:pPr>
            <w:r>
              <w:rPr>
                <w:rFonts w:ascii="Arial" w:hAnsi="Arial" w:cs="Arial"/>
                <w:sz w:val="24"/>
                <w:szCs w:val="24"/>
              </w:rPr>
              <w:t>Para acessar a máquina do cliente de forma remota, é necessário r</w:t>
            </w:r>
            <w:r w:rsidR="006366AF" w:rsidRPr="00D47F76">
              <w:rPr>
                <w:rFonts w:ascii="Arial" w:hAnsi="Arial" w:cs="Arial"/>
                <w:sz w:val="24"/>
                <w:szCs w:val="24"/>
              </w:rPr>
              <w:t xml:space="preserve">ealizar o download do </w:t>
            </w:r>
            <w:proofErr w:type="spellStart"/>
            <w:r w:rsidR="006366AF" w:rsidRPr="00D47F76">
              <w:rPr>
                <w:rFonts w:ascii="Arial" w:hAnsi="Arial" w:cs="Arial"/>
                <w:sz w:val="24"/>
                <w:szCs w:val="24"/>
              </w:rPr>
              <w:t>AnyDesk</w:t>
            </w:r>
            <w:proofErr w:type="spellEnd"/>
            <w:r w:rsidRPr="00183ED1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="006366AF" w:rsidRPr="00D47F76">
              <w:rPr>
                <w:rFonts w:ascii="Arial" w:hAnsi="Arial" w:cs="Arial"/>
                <w:sz w:val="24"/>
                <w:szCs w:val="24"/>
              </w:rPr>
              <w:t xml:space="preserve"> através do link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hyperlink r:id="rId25" w:history="1">
              <w:r w:rsidRPr="006F75F3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https://anydesk.com/pt/downloads/windows</w:t>
              </w:r>
            </w:hyperlink>
            <w:r w:rsidR="003C0632">
              <w:t>;</w:t>
            </w:r>
          </w:p>
          <w:p w14:paraId="061D2D07" w14:textId="1798A8BD" w:rsidR="003C0632" w:rsidRDefault="003C0632" w:rsidP="003C0632">
            <w:pPr>
              <w:pStyle w:val="PargrafodaLista"/>
              <w:numPr>
                <w:ilvl w:val="0"/>
                <w:numId w:val="45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Clicar em Baixe Agora.</w:t>
            </w:r>
          </w:p>
          <w:p w14:paraId="1A5AC6E0" w14:textId="0653E85B" w:rsidR="003C0632" w:rsidRPr="00A0735B" w:rsidRDefault="003C0632" w:rsidP="003C0632">
            <w:pPr>
              <w:spacing w:after="0" w:line="360" w:lineRule="auto"/>
              <w:ind w:left="360"/>
              <w:jc w:val="both"/>
            </w:pPr>
          </w:p>
        </w:tc>
        <w:tc>
          <w:tcPr>
            <w:tcW w:w="9496" w:type="dxa"/>
            <w:shd w:val="clear" w:color="auto" w:fill="auto"/>
          </w:tcPr>
          <w:p w14:paraId="278C45BC" w14:textId="3D59688D" w:rsidR="00637BB0" w:rsidRPr="00A0735B" w:rsidRDefault="00183ED1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6366AF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78720" behindDoc="1" locked="0" layoutInCell="1" allowOverlap="1" wp14:anchorId="28C4D45E" wp14:editId="54CE241B">
                  <wp:simplePos x="0" y="0"/>
                  <wp:positionH relativeFrom="column">
                    <wp:posOffset>661704</wp:posOffset>
                  </wp:positionH>
                  <wp:positionV relativeFrom="paragraph">
                    <wp:posOffset>98893</wp:posOffset>
                  </wp:positionV>
                  <wp:extent cx="4609465" cy="1851660"/>
                  <wp:effectExtent l="0" t="0" r="635" b="0"/>
                  <wp:wrapTight wrapText="bothSides">
                    <wp:wrapPolygon edited="0">
                      <wp:start x="0" y="0"/>
                      <wp:lineTo x="0" y="21333"/>
                      <wp:lineTo x="21514" y="21333"/>
                      <wp:lineTo x="21514" y="0"/>
                      <wp:lineTo x="0" y="0"/>
                    </wp:wrapPolygon>
                  </wp:wrapTight>
                  <wp:docPr id="11337639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763963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185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7BB0" w:rsidRPr="00A0735B" w14:paraId="5522DDE6" w14:textId="77777777" w:rsidTr="00A76680">
        <w:tc>
          <w:tcPr>
            <w:tcW w:w="4957" w:type="dxa"/>
            <w:shd w:val="clear" w:color="auto" w:fill="auto"/>
          </w:tcPr>
          <w:p w14:paraId="7DB7562F" w14:textId="77777777" w:rsidR="0058774F" w:rsidRDefault="0058774F" w:rsidP="0058774F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9DC7A28" w14:textId="75C5C90F" w:rsidR="0058774F" w:rsidRDefault="00183ED1" w:rsidP="00183ED1">
            <w:pPr>
              <w:pStyle w:val="PargrafodaLista"/>
              <w:numPr>
                <w:ilvl w:val="0"/>
                <w:numId w:val="60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Após realizar o download,</w:t>
            </w:r>
            <w:r w:rsidR="0058774F">
              <w:rPr>
                <w:rFonts w:ascii="Arial" w:hAnsi="Arial" w:cs="Arial"/>
                <w:sz w:val="24"/>
                <w:szCs w:val="24"/>
              </w:rPr>
              <w:t xml:space="preserve"> abrir o </w:t>
            </w:r>
            <w:proofErr w:type="spellStart"/>
            <w:r w:rsidR="0058774F">
              <w:rPr>
                <w:rFonts w:ascii="Arial" w:hAnsi="Arial" w:cs="Arial"/>
                <w:sz w:val="24"/>
                <w:szCs w:val="24"/>
              </w:rPr>
              <w:t>AnyDesk</w:t>
            </w:r>
            <w:proofErr w:type="spellEnd"/>
            <w:r w:rsidR="0058774F" w:rsidRPr="000278A4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="0058774F">
              <w:rPr>
                <w:rFonts w:ascii="Arial" w:hAnsi="Arial" w:cs="Arial"/>
                <w:sz w:val="24"/>
                <w:szCs w:val="24"/>
              </w:rPr>
              <w:t xml:space="preserve"> e inserir o endereço remoto da máquina do cliente em Digite o endereço remoto;</w:t>
            </w:r>
          </w:p>
          <w:p w14:paraId="78064261" w14:textId="52B7C188" w:rsidR="00637BB0" w:rsidRDefault="0058774F" w:rsidP="00183ED1">
            <w:pPr>
              <w:pStyle w:val="PargrafodaLista"/>
              <w:numPr>
                <w:ilvl w:val="0"/>
                <w:numId w:val="60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endereço remoto encontra-se na tela inicial do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AnyDesk</w:t>
            </w:r>
            <w:proofErr w:type="spellEnd"/>
            <w:r w:rsidRPr="000278A4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="003451A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F5267C0" w14:textId="54CACAE0" w:rsidR="0058774F" w:rsidRPr="003C0632" w:rsidRDefault="0058774F" w:rsidP="003C0632">
            <w:pPr>
              <w:spacing w:after="0" w:line="360" w:lineRule="auto"/>
              <w:ind w:left="36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6" w:type="dxa"/>
            <w:shd w:val="clear" w:color="auto" w:fill="auto"/>
          </w:tcPr>
          <w:p w14:paraId="17633CDE" w14:textId="29047EDC" w:rsidR="00637BB0" w:rsidRPr="00183ED1" w:rsidRDefault="007B038C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7B038C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5888" behindDoc="1" locked="0" layoutInCell="1" allowOverlap="1" wp14:anchorId="2C838EEC" wp14:editId="04628EF0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457200</wp:posOffset>
                  </wp:positionV>
                  <wp:extent cx="5858693" cy="1247949"/>
                  <wp:effectExtent l="0" t="0" r="8890" b="9525"/>
                  <wp:wrapTight wrapText="bothSides">
                    <wp:wrapPolygon edited="0">
                      <wp:start x="0" y="0"/>
                      <wp:lineTo x="0" y="21435"/>
                      <wp:lineTo x="21563" y="21435"/>
                      <wp:lineTo x="21563" y="0"/>
                      <wp:lineTo x="0" y="0"/>
                    </wp:wrapPolygon>
                  </wp:wrapTight>
                  <wp:docPr id="5651810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181096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693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C0632" w:rsidRPr="00A0735B" w14:paraId="5562945D" w14:textId="77777777" w:rsidTr="00A76680">
        <w:tc>
          <w:tcPr>
            <w:tcW w:w="4957" w:type="dxa"/>
            <w:shd w:val="clear" w:color="auto" w:fill="auto"/>
          </w:tcPr>
          <w:p w14:paraId="77597F3D" w14:textId="77777777" w:rsidR="00917B46" w:rsidRDefault="00917B46" w:rsidP="00917B46">
            <w:pPr>
              <w:pStyle w:val="PargrafodaLista"/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B90B67" w14:textId="2FB2BF16" w:rsidR="003C0632" w:rsidRPr="003C0632" w:rsidRDefault="003C0632" w:rsidP="003C0632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C0632">
              <w:rPr>
                <w:rFonts w:ascii="Arial" w:hAnsi="Arial" w:cs="Arial"/>
                <w:sz w:val="24"/>
                <w:szCs w:val="24"/>
              </w:rPr>
              <w:t>Após acessar a máquina do cliente, seguir com a instalação do Drive</w:t>
            </w:r>
            <w:r w:rsidRPr="003C0632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</w:p>
          <w:p w14:paraId="68046349" w14:textId="270F097A" w:rsidR="003C0632" w:rsidRDefault="003C0632" w:rsidP="003C0632">
            <w:pPr>
              <w:pStyle w:val="PargrafodaLista"/>
              <w:numPr>
                <w:ilvl w:val="0"/>
                <w:numId w:val="6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Configurar </w:t>
            </w:r>
            <w:r w:rsidR="00917B46">
              <w:rPr>
                <w:rFonts w:ascii="Arial" w:hAnsi="Arial" w:cs="Arial"/>
                <w:sz w:val="24"/>
                <w:szCs w:val="24"/>
              </w:rPr>
              <w:t>o Drive</w:t>
            </w:r>
            <w:r w:rsidR="00917B46" w:rsidRPr="00917B46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 w:rsidR="00917B4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com a conta Google</w:t>
            </w:r>
            <w:r w:rsidRPr="003C0632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>
              <w:rPr>
                <w:rFonts w:ascii="Arial" w:hAnsi="Arial" w:cs="Arial"/>
                <w:sz w:val="24"/>
                <w:szCs w:val="24"/>
              </w:rPr>
              <w:t xml:space="preserve"> criada anteriormente;</w:t>
            </w:r>
          </w:p>
          <w:p w14:paraId="1C3375E5" w14:textId="2CD9C46B" w:rsidR="003C0632" w:rsidRDefault="003C0632" w:rsidP="003C0632">
            <w:pPr>
              <w:pStyle w:val="PargrafodaLista"/>
              <w:numPr>
                <w:ilvl w:val="0"/>
                <w:numId w:val="6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Escolher a opção Espelhar Meu Drive (não ocupa espaço no dispositivo, a sincronização </w:t>
            </w:r>
            <w:r w:rsidR="003451AE">
              <w:rPr>
                <w:rFonts w:ascii="Arial" w:hAnsi="Arial" w:cs="Arial"/>
                <w:sz w:val="24"/>
                <w:szCs w:val="24"/>
              </w:rPr>
              <w:t xml:space="preserve">acontece em </w:t>
            </w:r>
            <w:r>
              <w:rPr>
                <w:rFonts w:ascii="Arial" w:hAnsi="Arial" w:cs="Arial"/>
                <w:sz w:val="24"/>
                <w:szCs w:val="24"/>
              </w:rPr>
              <w:t>nuvem);</w:t>
            </w:r>
          </w:p>
          <w:p w14:paraId="0F7FA5F7" w14:textId="77777777" w:rsidR="003C0632" w:rsidRDefault="00917B46" w:rsidP="003C0632">
            <w:pPr>
              <w:pStyle w:val="PargrafodaLista"/>
              <w:numPr>
                <w:ilvl w:val="0"/>
                <w:numId w:val="66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Adicionar</w:t>
            </w:r>
            <w:r w:rsidR="003C0632">
              <w:rPr>
                <w:rFonts w:ascii="Arial" w:hAnsi="Arial" w:cs="Arial"/>
                <w:sz w:val="24"/>
                <w:szCs w:val="24"/>
              </w:rPr>
              <w:t xml:space="preserve"> a pasta ALETIS como </w:t>
            </w:r>
            <w:r>
              <w:rPr>
                <w:rFonts w:ascii="Arial" w:hAnsi="Arial" w:cs="Arial"/>
                <w:sz w:val="24"/>
                <w:szCs w:val="24"/>
              </w:rPr>
              <w:t>“Com estrela”</w:t>
            </w:r>
            <w:r w:rsidR="003C0632">
              <w:rPr>
                <w:rFonts w:ascii="Arial" w:hAnsi="Arial" w:cs="Arial"/>
                <w:sz w:val="24"/>
                <w:szCs w:val="24"/>
              </w:rPr>
              <w:t xml:space="preserve"> para facilitar o acesso.</w:t>
            </w:r>
            <w:r>
              <w:rPr>
                <w:rFonts w:ascii="Arial" w:hAnsi="Arial" w:cs="Arial"/>
                <w:sz w:val="24"/>
                <w:szCs w:val="24"/>
              </w:rPr>
              <w:t xml:space="preserve"> Para isso, clicar sobre a pasta com o botão direito do mouse e selecionar Organizar &gt; Adicionar a “Com estrela”.</w:t>
            </w:r>
          </w:p>
          <w:p w14:paraId="3A64EC72" w14:textId="59388D49" w:rsidR="00917B46" w:rsidRPr="003C0632" w:rsidRDefault="00917B46" w:rsidP="00917B46">
            <w:pPr>
              <w:pStyle w:val="PargrafodaLista"/>
              <w:spacing w:after="0"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496" w:type="dxa"/>
            <w:shd w:val="clear" w:color="auto" w:fill="auto"/>
          </w:tcPr>
          <w:p w14:paraId="4CCFA7BB" w14:textId="6CACE36D" w:rsidR="003C0632" w:rsidRPr="0058774F" w:rsidRDefault="00917B46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917B46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2816" behindDoc="1" locked="0" layoutInCell="1" allowOverlap="1" wp14:anchorId="3F9DAF5A" wp14:editId="74373AFD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1029335</wp:posOffset>
                  </wp:positionV>
                  <wp:extent cx="5892800" cy="2587625"/>
                  <wp:effectExtent l="0" t="0" r="0" b="3175"/>
                  <wp:wrapTight wrapText="bothSides">
                    <wp:wrapPolygon edited="0">
                      <wp:start x="0" y="0"/>
                      <wp:lineTo x="0" y="21467"/>
                      <wp:lineTo x="21507" y="21467"/>
                      <wp:lineTo x="21507" y="0"/>
                      <wp:lineTo x="0" y="0"/>
                    </wp:wrapPolygon>
                  </wp:wrapTight>
                  <wp:docPr id="18994289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428963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0632" w:rsidRPr="00A0735B" w14:paraId="13354A56" w14:textId="77777777" w:rsidTr="00A76680">
        <w:tc>
          <w:tcPr>
            <w:tcW w:w="4957" w:type="dxa"/>
            <w:shd w:val="clear" w:color="auto" w:fill="auto"/>
          </w:tcPr>
          <w:p w14:paraId="0349253A" w14:textId="77777777" w:rsidR="003C0632" w:rsidRDefault="00917B46" w:rsidP="007F6B4D">
            <w:pPr>
              <w:pStyle w:val="PargrafodaLista"/>
              <w:numPr>
                <w:ilvl w:val="0"/>
                <w:numId w:val="72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Pós-instalação:</w:t>
            </w:r>
          </w:p>
          <w:p w14:paraId="2293B2A1" w14:textId="68458C9A" w:rsidR="00917B46" w:rsidRDefault="000C784E" w:rsidP="00917B46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</w:t>
            </w:r>
            <w:r w:rsidR="00917B46">
              <w:rPr>
                <w:rFonts w:ascii="Arial" w:hAnsi="Arial" w:cs="Arial"/>
                <w:sz w:val="24"/>
                <w:szCs w:val="24"/>
              </w:rPr>
              <w:t>ealizar o teste de envio e recebimento de arquivos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0748FFE" w14:textId="77777777" w:rsidR="00917B46" w:rsidRDefault="00917B46" w:rsidP="00917B46">
            <w:pPr>
              <w:pStyle w:val="PargrafodaLista"/>
              <w:numPr>
                <w:ilvl w:val="0"/>
                <w:numId w:val="64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Instruir o cliente:</w:t>
            </w:r>
          </w:p>
          <w:p w14:paraId="54F60761" w14:textId="77777777" w:rsidR="00917B46" w:rsidRDefault="00917B46" w:rsidP="00917B46">
            <w:pPr>
              <w:pStyle w:val="PargrafodaLista"/>
              <w:numPr>
                <w:ilvl w:val="0"/>
                <w:numId w:val="68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Como adicionar arquivos;</w:t>
            </w:r>
          </w:p>
          <w:p w14:paraId="1662AB04" w14:textId="77777777" w:rsidR="00917B46" w:rsidRDefault="00917B46" w:rsidP="00917B46">
            <w:pPr>
              <w:pStyle w:val="PargrafodaLista"/>
              <w:numPr>
                <w:ilvl w:val="0"/>
                <w:numId w:val="68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Como atualizar a planilha e documentos;</w:t>
            </w:r>
          </w:p>
          <w:p w14:paraId="79148003" w14:textId="6F1B1351" w:rsidR="00917B46" w:rsidRPr="00917B46" w:rsidRDefault="00917B46" w:rsidP="00917B46">
            <w:pPr>
              <w:pStyle w:val="PargrafodaLista"/>
              <w:numPr>
                <w:ilvl w:val="0"/>
                <w:numId w:val="68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Como realizar o acesso do Drive diretamente pelo explorador de arquivos ou navegador.</w:t>
            </w:r>
          </w:p>
          <w:p w14:paraId="5B943118" w14:textId="1113F55E" w:rsidR="00917B46" w:rsidRPr="00917B46" w:rsidRDefault="00917B46" w:rsidP="00917B46">
            <w:pPr>
              <w:pStyle w:val="PargrafodaLista"/>
              <w:numPr>
                <w:ilvl w:val="0"/>
                <w:numId w:val="69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Repassar orientações sobre cuidados com o uso do Drive</w:t>
            </w:r>
            <w:r w:rsidRPr="00917B46">
              <w:rPr>
                <w:rFonts w:ascii="Arial" w:hAnsi="Arial" w:cs="Arial"/>
                <w:sz w:val="24"/>
                <w:szCs w:val="24"/>
                <w:vertAlign w:val="superscript"/>
              </w:rPr>
              <w:t>®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8E99230" w14:textId="77777777" w:rsidR="00917B46" w:rsidRDefault="00917B46" w:rsidP="00917B46">
            <w:pPr>
              <w:pStyle w:val="PargrafodaLista"/>
              <w:numPr>
                <w:ilvl w:val="0"/>
                <w:numId w:val="7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Não mover ou excluir pastar;</w:t>
            </w:r>
          </w:p>
          <w:p w14:paraId="4CDEBB6C" w14:textId="033FBA49" w:rsidR="00917B46" w:rsidRPr="00917B46" w:rsidRDefault="00917B46" w:rsidP="00917B46">
            <w:pPr>
              <w:pStyle w:val="PargrafodaLista"/>
              <w:numPr>
                <w:ilvl w:val="0"/>
                <w:numId w:val="71"/>
              </w:num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Se, </w:t>
            </w:r>
            <w:r w:rsidR="00C62DB2">
              <w:rPr>
                <w:rFonts w:ascii="Arial" w:hAnsi="Arial" w:cs="Arial"/>
                <w:sz w:val="24"/>
                <w:szCs w:val="24"/>
              </w:rPr>
              <w:t>porventura</w:t>
            </w:r>
            <w:r>
              <w:rPr>
                <w:rFonts w:ascii="Arial" w:hAnsi="Arial" w:cs="Arial"/>
                <w:sz w:val="24"/>
                <w:szCs w:val="24"/>
              </w:rPr>
              <w:t>, excluir alguma pasta ou arquivo, informar imediatamente o responsável</w:t>
            </w:r>
            <w:r w:rsidR="000C784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por gerir as informações.</w:t>
            </w:r>
          </w:p>
        </w:tc>
        <w:tc>
          <w:tcPr>
            <w:tcW w:w="9496" w:type="dxa"/>
            <w:shd w:val="clear" w:color="auto" w:fill="auto"/>
          </w:tcPr>
          <w:p w14:paraId="17C8F395" w14:textId="5DF335BD" w:rsidR="003C0632" w:rsidRPr="0058774F" w:rsidRDefault="000C784E" w:rsidP="00A76680">
            <w:pPr>
              <w:spacing w:after="0" w:line="360" w:lineRule="auto"/>
              <w:contextualSpacing/>
              <w:jc w:val="both"/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</w:pPr>
            <w:r w:rsidRPr="000C784E">
              <w:rPr>
                <w:rFonts w:ascii="Arial" w:hAnsi="Arial" w:cs="Arial"/>
                <w:b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83840" behindDoc="1" locked="0" layoutInCell="1" allowOverlap="1" wp14:anchorId="56616E9F" wp14:editId="75575ABE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1623695</wp:posOffset>
                  </wp:positionV>
                  <wp:extent cx="5313680" cy="1574165"/>
                  <wp:effectExtent l="0" t="0" r="1270" b="6985"/>
                  <wp:wrapTight wrapText="bothSides">
                    <wp:wrapPolygon edited="0">
                      <wp:start x="0" y="0"/>
                      <wp:lineTo x="0" y="21434"/>
                      <wp:lineTo x="21528" y="21434"/>
                      <wp:lineTo x="21528" y="0"/>
                      <wp:lineTo x="0" y="0"/>
                    </wp:wrapPolygon>
                  </wp:wrapTight>
                  <wp:docPr id="17092289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228948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680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0C33152C" w14:textId="5D34DDF0" w:rsidR="002F3D81" w:rsidRPr="00A0735B" w:rsidRDefault="002F3D81" w:rsidP="00054EA0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F3D81" w:rsidRPr="00A0735B" w:rsidSect="00EB1D75">
      <w:headerReference w:type="default" r:id="rId30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F7AE" w14:textId="77777777" w:rsidR="00006AEE" w:rsidRDefault="00006AEE" w:rsidP="00EB1D75">
      <w:pPr>
        <w:spacing w:after="0" w:line="240" w:lineRule="auto"/>
      </w:pPr>
      <w:r>
        <w:separator/>
      </w:r>
    </w:p>
  </w:endnote>
  <w:endnote w:type="continuationSeparator" w:id="0">
    <w:p w14:paraId="1E3CC324" w14:textId="77777777" w:rsidR="00006AEE" w:rsidRDefault="00006AEE" w:rsidP="00EB1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panose1 w:val="00000500000000000000"/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D442" w14:textId="77777777" w:rsidR="00006AEE" w:rsidRDefault="00006AEE" w:rsidP="00EB1D75">
      <w:pPr>
        <w:spacing w:after="0" w:line="240" w:lineRule="auto"/>
      </w:pPr>
      <w:r>
        <w:separator/>
      </w:r>
    </w:p>
  </w:footnote>
  <w:footnote w:type="continuationSeparator" w:id="0">
    <w:p w14:paraId="7B6A6E6B" w14:textId="77777777" w:rsidR="00006AEE" w:rsidRDefault="00006AEE" w:rsidP="00EB1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1"/>
      <w:gridCol w:w="8938"/>
      <w:gridCol w:w="2544"/>
    </w:tblGrid>
    <w:tr w:rsidR="00EB1D75" w:rsidRPr="00623A9C" w14:paraId="761267D8" w14:textId="77777777" w:rsidTr="00296DB1">
      <w:trPr>
        <w:trHeight w:val="265"/>
      </w:trPr>
      <w:tc>
        <w:tcPr>
          <w:tcW w:w="1028" w:type="pct"/>
          <w:vMerge w:val="restart"/>
          <w:shd w:val="clear" w:color="auto" w:fill="auto"/>
          <w:vAlign w:val="center"/>
        </w:tcPr>
        <w:p w14:paraId="537105B1" w14:textId="40D9C90F" w:rsidR="00EB1D75" w:rsidRPr="00623A9C" w:rsidRDefault="00A0735B" w:rsidP="009535E1">
          <w:pPr>
            <w:pStyle w:val="Cabealho"/>
            <w:jc w:val="center"/>
            <w:rPr>
              <w:rFonts w:ascii="Barlow" w:hAnsi="Barlow" w:cs="Arial"/>
              <w:sz w:val="20"/>
            </w:rPr>
          </w:pPr>
          <w:bookmarkStart w:id="8" w:name="_Hlk113293693"/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inline distT="0" distB="0" distL="0" distR="0" wp14:anchorId="7E030A94" wp14:editId="613ECBCD">
                <wp:extent cx="622300" cy="874635"/>
                <wp:effectExtent l="0" t="0" r="6350" b="1905"/>
                <wp:docPr id="2050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992" cy="8980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92" w:type="pct"/>
          <w:vMerge w:val="restart"/>
          <w:shd w:val="clear" w:color="auto" w:fill="auto"/>
          <w:vAlign w:val="center"/>
        </w:tcPr>
        <w:p w14:paraId="31F43051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  <w:p w14:paraId="7FEE652B" w14:textId="2B3D7A19" w:rsidR="00EB1D75" w:rsidRPr="00050FD9" w:rsidRDefault="00FC1952" w:rsidP="00EB1D75">
          <w:pPr>
            <w:ind w:left="-68"/>
            <w:jc w:val="center"/>
            <w:rPr>
              <w:rFonts w:ascii="Arial" w:hAnsi="Arial" w:cs="Arial"/>
              <w:b/>
              <w:i/>
              <w:sz w:val="40"/>
            </w:rPr>
          </w:pPr>
          <w:r>
            <w:rPr>
              <w:rFonts w:ascii="Arial" w:hAnsi="Arial" w:cs="Arial"/>
              <w:b/>
              <w:szCs w:val="24"/>
            </w:rPr>
            <w:t>INSTRUÇÃO DE TRABALHO</w:t>
          </w:r>
          <w:r w:rsidR="00E304B6">
            <w:rPr>
              <w:rFonts w:ascii="Arial" w:hAnsi="Arial" w:cs="Arial"/>
              <w:b/>
              <w:szCs w:val="24"/>
            </w:rPr>
            <w:t xml:space="preserve"> FERRAMENTA GOOGLE DRIVE</w:t>
          </w:r>
        </w:p>
      </w:tc>
      <w:tc>
        <w:tcPr>
          <w:tcW w:w="880" w:type="pct"/>
        </w:tcPr>
        <w:p w14:paraId="77AC2957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>Código:</w:t>
          </w:r>
        </w:p>
        <w:p w14:paraId="22BADF3A" w14:textId="3FC8CB6A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b/>
              <w:sz w:val="16"/>
              <w:szCs w:val="16"/>
            </w:rPr>
            <w:t>I</w:t>
          </w:r>
          <w:r w:rsidR="00E65BAF">
            <w:rPr>
              <w:rFonts w:ascii="Arial" w:hAnsi="Arial" w:cs="Arial"/>
              <w:b/>
              <w:sz w:val="16"/>
              <w:szCs w:val="16"/>
            </w:rPr>
            <w:t>T.OP.001</w:t>
          </w:r>
        </w:p>
      </w:tc>
    </w:tr>
    <w:bookmarkEnd w:id="8"/>
    <w:tr w:rsidR="00EB1D75" w:rsidRPr="00623A9C" w14:paraId="45CA4DB8" w14:textId="77777777" w:rsidTr="00296DB1">
      <w:trPr>
        <w:trHeight w:val="265"/>
      </w:trPr>
      <w:tc>
        <w:tcPr>
          <w:tcW w:w="1028" w:type="pct"/>
          <w:vMerge/>
          <w:shd w:val="clear" w:color="auto" w:fill="auto"/>
          <w:vAlign w:val="center"/>
        </w:tcPr>
        <w:p w14:paraId="3B26B704" w14:textId="77777777" w:rsidR="00EB1D75" w:rsidRPr="00623A9C" w:rsidRDefault="00EB1D75" w:rsidP="00EB1D75">
          <w:pPr>
            <w:pStyle w:val="Cabealho"/>
            <w:rPr>
              <w:rFonts w:ascii="Barlow" w:hAnsi="Barlow" w:cs="Arial"/>
              <w:noProof/>
              <w:sz w:val="20"/>
            </w:rPr>
          </w:pPr>
        </w:p>
      </w:tc>
      <w:tc>
        <w:tcPr>
          <w:tcW w:w="3092" w:type="pct"/>
          <w:vMerge/>
          <w:shd w:val="clear" w:color="auto" w:fill="auto"/>
          <w:vAlign w:val="center"/>
        </w:tcPr>
        <w:p w14:paraId="5747DD82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880" w:type="pct"/>
        </w:tcPr>
        <w:p w14:paraId="7B09A1E2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3B945D41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EB1D75" w:rsidRPr="00623A9C" w14:paraId="55CD83AD" w14:textId="77777777" w:rsidTr="00296DB1">
      <w:trPr>
        <w:trHeight w:val="265"/>
      </w:trPr>
      <w:tc>
        <w:tcPr>
          <w:tcW w:w="1028" w:type="pct"/>
          <w:vMerge/>
          <w:shd w:val="clear" w:color="auto" w:fill="auto"/>
          <w:vAlign w:val="center"/>
        </w:tcPr>
        <w:p w14:paraId="7D147424" w14:textId="77777777" w:rsidR="00EB1D75" w:rsidRPr="00623A9C" w:rsidRDefault="00EB1D75" w:rsidP="00EB1D75">
          <w:pPr>
            <w:pStyle w:val="Cabealho"/>
            <w:rPr>
              <w:rFonts w:ascii="Barlow" w:hAnsi="Barlow" w:cs="Arial"/>
              <w:noProof/>
              <w:sz w:val="20"/>
            </w:rPr>
          </w:pPr>
        </w:p>
      </w:tc>
      <w:tc>
        <w:tcPr>
          <w:tcW w:w="3092" w:type="pct"/>
          <w:vMerge/>
          <w:shd w:val="clear" w:color="auto" w:fill="auto"/>
          <w:vAlign w:val="center"/>
        </w:tcPr>
        <w:p w14:paraId="14B8834A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880" w:type="pct"/>
        </w:tcPr>
        <w:p w14:paraId="05916B41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>Data:</w:t>
          </w:r>
        </w:p>
        <w:p w14:paraId="36CC4706" w14:textId="365FDEFD" w:rsidR="00EB1D75" w:rsidRPr="00050FD9" w:rsidRDefault="00FC1952" w:rsidP="00296DB1">
          <w:pPr>
            <w:pStyle w:val="Cabealho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 w:rsidR="00A0735B">
            <w:rPr>
              <w:rFonts w:ascii="Arial" w:hAnsi="Arial" w:cs="Arial"/>
              <w:b/>
              <w:bCs/>
              <w:sz w:val="16"/>
              <w:szCs w:val="16"/>
            </w:rPr>
            <w:t>3/04/2025</w:t>
          </w:r>
        </w:p>
      </w:tc>
    </w:tr>
    <w:tr w:rsidR="00EB1D75" w:rsidRPr="00623A9C" w14:paraId="49FDB7CD" w14:textId="77777777" w:rsidTr="00296DB1">
      <w:trPr>
        <w:trHeight w:val="415"/>
      </w:trPr>
      <w:tc>
        <w:tcPr>
          <w:tcW w:w="1028" w:type="pct"/>
          <w:vMerge/>
          <w:shd w:val="clear" w:color="auto" w:fill="auto"/>
          <w:vAlign w:val="center"/>
        </w:tcPr>
        <w:p w14:paraId="48415D29" w14:textId="77777777" w:rsidR="00EB1D75" w:rsidRPr="00623A9C" w:rsidRDefault="00EB1D75" w:rsidP="00EB1D75">
          <w:pPr>
            <w:pStyle w:val="Cabealho"/>
            <w:rPr>
              <w:rFonts w:ascii="Barlow" w:hAnsi="Barlow" w:cs="Arial"/>
              <w:noProof/>
              <w:sz w:val="20"/>
            </w:rPr>
          </w:pPr>
        </w:p>
      </w:tc>
      <w:tc>
        <w:tcPr>
          <w:tcW w:w="3092" w:type="pct"/>
          <w:vMerge/>
          <w:shd w:val="clear" w:color="auto" w:fill="auto"/>
          <w:vAlign w:val="center"/>
        </w:tcPr>
        <w:p w14:paraId="0E9FDB85" w14:textId="77777777" w:rsidR="00EB1D75" w:rsidRPr="00050FD9" w:rsidRDefault="00EB1D75" w:rsidP="00EB1D75">
          <w:pPr>
            <w:pStyle w:val="Cabealho"/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880" w:type="pct"/>
        </w:tcPr>
        <w:p w14:paraId="25B526D4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sz w:val="16"/>
              <w:szCs w:val="16"/>
            </w:rPr>
            <w:t>Página:</w:t>
          </w:r>
        </w:p>
        <w:p w14:paraId="319F5E9F" w14:textId="77777777" w:rsidR="00EB1D75" w:rsidRPr="00050FD9" w:rsidRDefault="00EB1D75" w:rsidP="00296DB1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050FD9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050FD9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050FD9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050FD9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050FD9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050FD9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050FD9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48B8DF12" w14:textId="77777777" w:rsidR="00EB1D75" w:rsidRDefault="00EB1D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118"/>
    <w:multiLevelType w:val="multilevel"/>
    <w:tmpl w:val="933A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81B5D"/>
    <w:multiLevelType w:val="hybridMultilevel"/>
    <w:tmpl w:val="D4263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A1CDF"/>
    <w:multiLevelType w:val="multilevel"/>
    <w:tmpl w:val="9A5A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C05F6"/>
    <w:multiLevelType w:val="hybridMultilevel"/>
    <w:tmpl w:val="3FE47B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A4250C"/>
    <w:multiLevelType w:val="multilevel"/>
    <w:tmpl w:val="F72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7FE"/>
    <w:multiLevelType w:val="hybridMultilevel"/>
    <w:tmpl w:val="EAD47934"/>
    <w:lvl w:ilvl="0" w:tplc="F0929A3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B39C9"/>
    <w:multiLevelType w:val="hybridMultilevel"/>
    <w:tmpl w:val="E9388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C747A3"/>
    <w:multiLevelType w:val="hybridMultilevel"/>
    <w:tmpl w:val="F27E5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11740"/>
    <w:multiLevelType w:val="hybridMultilevel"/>
    <w:tmpl w:val="8550E6D0"/>
    <w:lvl w:ilvl="0" w:tplc="4306CAF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1AF1E78"/>
    <w:multiLevelType w:val="hybridMultilevel"/>
    <w:tmpl w:val="8410F14C"/>
    <w:lvl w:ilvl="0" w:tplc="81A4E2F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1D6904"/>
    <w:multiLevelType w:val="hybridMultilevel"/>
    <w:tmpl w:val="258231E2"/>
    <w:lvl w:ilvl="0" w:tplc="0416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1" w15:restartNumberingAfterBreak="0">
    <w:nsid w:val="174B53CC"/>
    <w:multiLevelType w:val="hybridMultilevel"/>
    <w:tmpl w:val="F1E0AE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86700A"/>
    <w:multiLevelType w:val="hybridMultilevel"/>
    <w:tmpl w:val="FE3E5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22B5C"/>
    <w:multiLevelType w:val="hybridMultilevel"/>
    <w:tmpl w:val="44A600B4"/>
    <w:lvl w:ilvl="0" w:tplc="1E6A1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64938"/>
    <w:multiLevelType w:val="multilevel"/>
    <w:tmpl w:val="722A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B62C23"/>
    <w:multiLevelType w:val="hybridMultilevel"/>
    <w:tmpl w:val="5AEEF380"/>
    <w:lvl w:ilvl="0" w:tplc="4306CAF4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974FE1"/>
    <w:multiLevelType w:val="hybridMultilevel"/>
    <w:tmpl w:val="574C747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A267DE"/>
    <w:multiLevelType w:val="multilevel"/>
    <w:tmpl w:val="F642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E009B"/>
    <w:multiLevelType w:val="multilevel"/>
    <w:tmpl w:val="BDE0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07D83"/>
    <w:multiLevelType w:val="hybridMultilevel"/>
    <w:tmpl w:val="AB9E5A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57B276F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E54711"/>
    <w:multiLevelType w:val="hybridMultilevel"/>
    <w:tmpl w:val="2C7CF1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C13F6E"/>
    <w:multiLevelType w:val="hybridMultilevel"/>
    <w:tmpl w:val="B6906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736DBE"/>
    <w:multiLevelType w:val="multilevel"/>
    <w:tmpl w:val="9FF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C1A36"/>
    <w:multiLevelType w:val="hybridMultilevel"/>
    <w:tmpl w:val="9044093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3722C5"/>
    <w:multiLevelType w:val="hybridMultilevel"/>
    <w:tmpl w:val="23F61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A0419B"/>
    <w:multiLevelType w:val="multilevel"/>
    <w:tmpl w:val="1894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1A0F91"/>
    <w:multiLevelType w:val="hybridMultilevel"/>
    <w:tmpl w:val="BB728FA0"/>
    <w:lvl w:ilvl="0" w:tplc="4C4A4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D51B76"/>
    <w:multiLevelType w:val="multilevel"/>
    <w:tmpl w:val="5E6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C32CBE"/>
    <w:multiLevelType w:val="hybridMultilevel"/>
    <w:tmpl w:val="72165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CF75EA"/>
    <w:multiLevelType w:val="hybridMultilevel"/>
    <w:tmpl w:val="DC8A1D3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841C5F"/>
    <w:multiLevelType w:val="hybridMultilevel"/>
    <w:tmpl w:val="35B618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700AF9"/>
    <w:multiLevelType w:val="hybridMultilevel"/>
    <w:tmpl w:val="FA344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677045"/>
    <w:multiLevelType w:val="hybridMultilevel"/>
    <w:tmpl w:val="CCFA2CD2"/>
    <w:lvl w:ilvl="0" w:tplc="81A4E2F2">
      <w:start w:val="1"/>
      <w:numFmt w:val="lowerLetter"/>
      <w:lvlText w:val="%1)"/>
      <w:lvlJc w:val="left"/>
      <w:pPr>
        <w:ind w:left="2133" w:hanging="360"/>
      </w:pPr>
      <w:rPr>
        <w:rFonts w:ascii="Arial" w:hAnsi="Arial" w:cs="Arial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2853" w:hanging="360"/>
      </w:pPr>
    </w:lvl>
    <w:lvl w:ilvl="2" w:tplc="0416001B" w:tentative="1">
      <w:start w:val="1"/>
      <w:numFmt w:val="lowerRoman"/>
      <w:lvlText w:val="%3."/>
      <w:lvlJc w:val="right"/>
      <w:pPr>
        <w:ind w:left="3573" w:hanging="180"/>
      </w:pPr>
    </w:lvl>
    <w:lvl w:ilvl="3" w:tplc="0416000F" w:tentative="1">
      <w:start w:val="1"/>
      <w:numFmt w:val="decimal"/>
      <w:lvlText w:val="%4."/>
      <w:lvlJc w:val="left"/>
      <w:pPr>
        <w:ind w:left="4293" w:hanging="360"/>
      </w:pPr>
    </w:lvl>
    <w:lvl w:ilvl="4" w:tplc="04160019" w:tentative="1">
      <w:start w:val="1"/>
      <w:numFmt w:val="lowerLetter"/>
      <w:lvlText w:val="%5."/>
      <w:lvlJc w:val="left"/>
      <w:pPr>
        <w:ind w:left="5013" w:hanging="360"/>
      </w:pPr>
    </w:lvl>
    <w:lvl w:ilvl="5" w:tplc="0416001B" w:tentative="1">
      <w:start w:val="1"/>
      <w:numFmt w:val="lowerRoman"/>
      <w:lvlText w:val="%6."/>
      <w:lvlJc w:val="right"/>
      <w:pPr>
        <w:ind w:left="5733" w:hanging="180"/>
      </w:pPr>
    </w:lvl>
    <w:lvl w:ilvl="6" w:tplc="0416000F" w:tentative="1">
      <w:start w:val="1"/>
      <w:numFmt w:val="decimal"/>
      <w:lvlText w:val="%7."/>
      <w:lvlJc w:val="left"/>
      <w:pPr>
        <w:ind w:left="6453" w:hanging="360"/>
      </w:pPr>
    </w:lvl>
    <w:lvl w:ilvl="7" w:tplc="04160019" w:tentative="1">
      <w:start w:val="1"/>
      <w:numFmt w:val="lowerLetter"/>
      <w:lvlText w:val="%8."/>
      <w:lvlJc w:val="left"/>
      <w:pPr>
        <w:ind w:left="7173" w:hanging="360"/>
      </w:pPr>
    </w:lvl>
    <w:lvl w:ilvl="8" w:tplc="0416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4" w15:restartNumberingAfterBreak="0">
    <w:nsid w:val="3A2D2265"/>
    <w:multiLevelType w:val="hybridMultilevel"/>
    <w:tmpl w:val="EBF25F52"/>
    <w:lvl w:ilvl="0" w:tplc="BA8AEE7E">
      <w:start w:val="1"/>
      <w:numFmt w:val="lowerLetter"/>
      <w:lvlText w:val="%1)"/>
      <w:lvlJc w:val="left"/>
      <w:pPr>
        <w:ind w:left="10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14" w:hanging="360"/>
      </w:pPr>
    </w:lvl>
    <w:lvl w:ilvl="2" w:tplc="0416001B" w:tentative="1">
      <w:start w:val="1"/>
      <w:numFmt w:val="lowerRoman"/>
      <w:lvlText w:val="%3."/>
      <w:lvlJc w:val="right"/>
      <w:pPr>
        <w:ind w:left="2534" w:hanging="180"/>
      </w:pPr>
    </w:lvl>
    <w:lvl w:ilvl="3" w:tplc="0416000F" w:tentative="1">
      <w:start w:val="1"/>
      <w:numFmt w:val="decimal"/>
      <w:lvlText w:val="%4."/>
      <w:lvlJc w:val="left"/>
      <w:pPr>
        <w:ind w:left="3254" w:hanging="360"/>
      </w:pPr>
    </w:lvl>
    <w:lvl w:ilvl="4" w:tplc="04160019" w:tentative="1">
      <w:start w:val="1"/>
      <w:numFmt w:val="lowerLetter"/>
      <w:lvlText w:val="%5."/>
      <w:lvlJc w:val="left"/>
      <w:pPr>
        <w:ind w:left="3974" w:hanging="360"/>
      </w:pPr>
    </w:lvl>
    <w:lvl w:ilvl="5" w:tplc="0416001B" w:tentative="1">
      <w:start w:val="1"/>
      <w:numFmt w:val="lowerRoman"/>
      <w:lvlText w:val="%6."/>
      <w:lvlJc w:val="right"/>
      <w:pPr>
        <w:ind w:left="4694" w:hanging="180"/>
      </w:pPr>
    </w:lvl>
    <w:lvl w:ilvl="6" w:tplc="0416000F" w:tentative="1">
      <w:start w:val="1"/>
      <w:numFmt w:val="decimal"/>
      <w:lvlText w:val="%7."/>
      <w:lvlJc w:val="left"/>
      <w:pPr>
        <w:ind w:left="5414" w:hanging="360"/>
      </w:pPr>
    </w:lvl>
    <w:lvl w:ilvl="7" w:tplc="04160019" w:tentative="1">
      <w:start w:val="1"/>
      <w:numFmt w:val="lowerLetter"/>
      <w:lvlText w:val="%8."/>
      <w:lvlJc w:val="left"/>
      <w:pPr>
        <w:ind w:left="6134" w:hanging="360"/>
      </w:pPr>
    </w:lvl>
    <w:lvl w:ilvl="8" w:tplc="0416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35" w15:restartNumberingAfterBreak="0">
    <w:nsid w:val="3A756754"/>
    <w:multiLevelType w:val="hybridMultilevel"/>
    <w:tmpl w:val="CCBE5148"/>
    <w:lvl w:ilvl="0" w:tplc="7D9669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462D45"/>
    <w:multiLevelType w:val="multilevel"/>
    <w:tmpl w:val="B2AC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893ED7"/>
    <w:multiLevelType w:val="hybridMultilevel"/>
    <w:tmpl w:val="E8D029D2"/>
    <w:lvl w:ilvl="0" w:tplc="4B742E42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E77E8C"/>
    <w:multiLevelType w:val="hybridMultilevel"/>
    <w:tmpl w:val="38A44E6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E5F0E29"/>
    <w:multiLevelType w:val="hybridMultilevel"/>
    <w:tmpl w:val="35B618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F13E36"/>
    <w:multiLevelType w:val="hybridMultilevel"/>
    <w:tmpl w:val="D95C3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1942D5"/>
    <w:multiLevelType w:val="hybridMultilevel"/>
    <w:tmpl w:val="27D67F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9D7CB7"/>
    <w:multiLevelType w:val="hybridMultilevel"/>
    <w:tmpl w:val="803CF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396DEF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F0568E"/>
    <w:multiLevelType w:val="hybridMultilevel"/>
    <w:tmpl w:val="B0E4B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91168F"/>
    <w:multiLevelType w:val="hybridMultilevel"/>
    <w:tmpl w:val="4274F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AC203F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1E189D"/>
    <w:multiLevelType w:val="hybridMultilevel"/>
    <w:tmpl w:val="0C6286BC"/>
    <w:lvl w:ilvl="0" w:tplc="04160003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48" w15:restartNumberingAfterBreak="0">
    <w:nsid w:val="4C5B01E6"/>
    <w:multiLevelType w:val="hybridMultilevel"/>
    <w:tmpl w:val="CA3AA382"/>
    <w:lvl w:ilvl="0" w:tplc="0416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CAB11C1"/>
    <w:multiLevelType w:val="hybridMultilevel"/>
    <w:tmpl w:val="2BB40174"/>
    <w:lvl w:ilvl="0" w:tplc="4AC0F4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E0E4100"/>
    <w:multiLevelType w:val="hybridMultilevel"/>
    <w:tmpl w:val="D7C40380"/>
    <w:lvl w:ilvl="0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1" w15:restartNumberingAfterBreak="0">
    <w:nsid w:val="4EAB4799"/>
    <w:multiLevelType w:val="hybridMultilevel"/>
    <w:tmpl w:val="1096A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1815E5"/>
    <w:multiLevelType w:val="hybridMultilevel"/>
    <w:tmpl w:val="0EF42D46"/>
    <w:lvl w:ilvl="0" w:tplc="20FCD97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A676CB"/>
    <w:multiLevelType w:val="hybridMultilevel"/>
    <w:tmpl w:val="AD96D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83B2391"/>
    <w:multiLevelType w:val="hybridMultilevel"/>
    <w:tmpl w:val="CC986D0E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89F1781"/>
    <w:multiLevelType w:val="hybridMultilevel"/>
    <w:tmpl w:val="DF5EC3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FF5992"/>
    <w:multiLevelType w:val="multilevel"/>
    <w:tmpl w:val="EFE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733C29"/>
    <w:multiLevelType w:val="hybridMultilevel"/>
    <w:tmpl w:val="43243B4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D843C5"/>
    <w:multiLevelType w:val="hybridMultilevel"/>
    <w:tmpl w:val="B62EB326"/>
    <w:lvl w:ilvl="0" w:tplc="31D2A18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2C5C74"/>
    <w:multiLevelType w:val="hybridMultilevel"/>
    <w:tmpl w:val="15FA952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6C4DF6"/>
    <w:multiLevelType w:val="hybridMultilevel"/>
    <w:tmpl w:val="9252C470"/>
    <w:lvl w:ilvl="0" w:tplc="1E6A1F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5C4BD4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EB4070"/>
    <w:multiLevelType w:val="hybridMultilevel"/>
    <w:tmpl w:val="731692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B45C2B"/>
    <w:multiLevelType w:val="multilevel"/>
    <w:tmpl w:val="E9D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C063A0"/>
    <w:multiLevelType w:val="hybridMultilevel"/>
    <w:tmpl w:val="896421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7E4D8F"/>
    <w:multiLevelType w:val="hybridMultilevel"/>
    <w:tmpl w:val="46B4F22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34E5321"/>
    <w:multiLevelType w:val="multilevel"/>
    <w:tmpl w:val="C18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2C7B28"/>
    <w:multiLevelType w:val="hybridMultilevel"/>
    <w:tmpl w:val="2F52B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124319"/>
    <w:multiLevelType w:val="hybridMultilevel"/>
    <w:tmpl w:val="AB0EC5E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96853CC"/>
    <w:multiLevelType w:val="hybridMultilevel"/>
    <w:tmpl w:val="BFEA04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932E92"/>
    <w:multiLevelType w:val="hybridMultilevel"/>
    <w:tmpl w:val="7D602A94"/>
    <w:lvl w:ilvl="0" w:tplc="0E22B1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7B7D2E2E"/>
    <w:multiLevelType w:val="multilevel"/>
    <w:tmpl w:val="997A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3246BD"/>
    <w:multiLevelType w:val="hybridMultilevel"/>
    <w:tmpl w:val="E78C71E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9854229">
    <w:abstractNumId w:val="67"/>
  </w:num>
  <w:num w:numId="2" w16cid:durableId="650061311">
    <w:abstractNumId w:val="55"/>
  </w:num>
  <w:num w:numId="3" w16cid:durableId="1406101578">
    <w:abstractNumId w:val="35"/>
  </w:num>
  <w:num w:numId="4" w16cid:durableId="601689989">
    <w:abstractNumId w:val="27"/>
  </w:num>
  <w:num w:numId="5" w16cid:durableId="1598321651">
    <w:abstractNumId w:val="5"/>
  </w:num>
  <w:num w:numId="6" w16cid:durableId="232274482">
    <w:abstractNumId w:val="42"/>
  </w:num>
  <w:num w:numId="7" w16cid:durableId="156118981">
    <w:abstractNumId w:val="26"/>
  </w:num>
  <w:num w:numId="8" w16cid:durableId="1790539431">
    <w:abstractNumId w:val="28"/>
  </w:num>
  <w:num w:numId="9" w16cid:durableId="1763070234">
    <w:abstractNumId w:val="2"/>
  </w:num>
  <w:num w:numId="10" w16cid:durableId="639925220">
    <w:abstractNumId w:val="36"/>
  </w:num>
  <w:num w:numId="11" w16cid:durableId="362364566">
    <w:abstractNumId w:val="71"/>
  </w:num>
  <w:num w:numId="12" w16cid:durableId="1263076143">
    <w:abstractNumId w:val="14"/>
  </w:num>
  <w:num w:numId="13" w16cid:durableId="1557010735">
    <w:abstractNumId w:val="0"/>
  </w:num>
  <w:num w:numId="14" w16cid:durableId="1704869211">
    <w:abstractNumId w:val="17"/>
  </w:num>
  <w:num w:numId="15" w16cid:durableId="1524242286">
    <w:abstractNumId w:val="7"/>
  </w:num>
  <w:num w:numId="16" w16cid:durableId="1164008243">
    <w:abstractNumId w:val="46"/>
  </w:num>
  <w:num w:numId="17" w16cid:durableId="1878466057">
    <w:abstractNumId w:val="63"/>
  </w:num>
  <w:num w:numId="18" w16cid:durableId="1773430811">
    <w:abstractNumId w:val="20"/>
  </w:num>
  <w:num w:numId="19" w16cid:durableId="1669479576">
    <w:abstractNumId w:val="43"/>
  </w:num>
  <w:num w:numId="20" w16cid:durableId="799304062">
    <w:abstractNumId w:val="61"/>
  </w:num>
  <w:num w:numId="21" w16cid:durableId="1320230748">
    <w:abstractNumId w:val="45"/>
  </w:num>
  <w:num w:numId="22" w16cid:durableId="1922830411">
    <w:abstractNumId w:val="40"/>
  </w:num>
  <w:num w:numId="23" w16cid:durableId="2131774527">
    <w:abstractNumId w:val="59"/>
  </w:num>
  <w:num w:numId="24" w16cid:durableId="402409254">
    <w:abstractNumId w:val="51"/>
  </w:num>
  <w:num w:numId="25" w16cid:durableId="1762405943">
    <w:abstractNumId w:val="8"/>
  </w:num>
  <w:num w:numId="26" w16cid:durableId="666861062">
    <w:abstractNumId w:val="6"/>
  </w:num>
  <w:num w:numId="27" w16cid:durableId="627207330">
    <w:abstractNumId w:val="53"/>
  </w:num>
  <w:num w:numId="28" w16cid:durableId="658339323">
    <w:abstractNumId w:val="34"/>
  </w:num>
  <w:num w:numId="29" w16cid:durableId="93014481">
    <w:abstractNumId w:val="12"/>
  </w:num>
  <w:num w:numId="30" w16cid:durableId="239868713">
    <w:abstractNumId w:val="10"/>
  </w:num>
  <w:num w:numId="31" w16cid:durableId="1225601866">
    <w:abstractNumId w:val="64"/>
  </w:num>
  <w:num w:numId="32" w16cid:durableId="1681155731">
    <w:abstractNumId w:val="15"/>
  </w:num>
  <w:num w:numId="33" w16cid:durableId="1350183637">
    <w:abstractNumId w:val="18"/>
  </w:num>
  <w:num w:numId="34" w16cid:durableId="1404596571">
    <w:abstractNumId w:val="66"/>
  </w:num>
  <w:num w:numId="35" w16cid:durableId="1656758125">
    <w:abstractNumId w:val="4"/>
  </w:num>
  <w:num w:numId="36" w16cid:durableId="850608005">
    <w:abstractNumId w:val="56"/>
  </w:num>
  <w:num w:numId="37" w16cid:durableId="1821002325">
    <w:abstractNumId w:val="23"/>
  </w:num>
  <w:num w:numId="38" w16cid:durableId="416102583">
    <w:abstractNumId w:val="9"/>
  </w:num>
  <w:num w:numId="39" w16cid:durableId="2124377519">
    <w:abstractNumId w:val="11"/>
  </w:num>
  <w:num w:numId="40" w16cid:durableId="727996342">
    <w:abstractNumId w:val="32"/>
  </w:num>
  <w:num w:numId="41" w16cid:durableId="1301423405">
    <w:abstractNumId w:val="54"/>
  </w:num>
  <w:num w:numId="42" w16cid:durableId="1121613499">
    <w:abstractNumId w:val="22"/>
  </w:num>
  <w:num w:numId="43" w16cid:durableId="1632512013">
    <w:abstractNumId w:val="30"/>
  </w:num>
  <w:num w:numId="44" w16cid:durableId="1389962180">
    <w:abstractNumId w:val="38"/>
  </w:num>
  <w:num w:numId="45" w16cid:durableId="1962879657">
    <w:abstractNumId w:val="41"/>
  </w:num>
  <w:num w:numId="46" w16cid:durableId="562835874">
    <w:abstractNumId w:val="44"/>
  </w:num>
  <w:num w:numId="47" w16cid:durableId="2115519421">
    <w:abstractNumId w:val="68"/>
  </w:num>
  <w:num w:numId="48" w16cid:durableId="1944650268">
    <w:abstractNumId w:val="24"/>
  </w:num>
  <w:num w:numId="49" w16cid:durableId="200747672">
    <w:abstractNumId w:val="33"/>
  </w:num>
  <w:num w:numId="50" w16cid:durableId="1941375147">
    <w:abstractNumId w:val="47"/>
  </w:num>
  <w:num w:numId="51" w16cid:durableId="1433666769">
    <w:abstractNumId w:val="1"/>
  </w:num>
  <w:num w:numId="52" w16cid:durableId="1769427640">
    <w:abstractNumId w:val="52"/>
  </w:num>
  <w:num w:numId="53" w16cid:durableId="56823669">
    <w:abstractNumId w:val="49"/>
  </w:num>
  <w:num w:numId="54" w16cid:durableId="1808663471">
    <w:abstractNumId w:val="70"/>
  </w:num>
  <w:num w:numId="55" w16cid:durableId="1681004316">
    <w:abstractNumId w:val="58"/>
  </w:num>
  <w:num w:numId="56" w16cid:durableId="241792965">
    <w:abstractNumId w:val="37"/>
  </w:num>
  <w:num w:numId="57" w16cid:durableId="125859553">
    <w:abstractNumId w:val="60"/>
  </w:num>
  <w:num w:numId="58" w16cid:durableId="1560747053">
    <w:abstractNumId w:val="13"/>
  </w:num>
  <w:num w:numId="59" w16cid:durableId="1927231028">
    <w:abstractNumId w:val="39"/>
  </w:num>
  <w:num w:numId="60" w16cid:durableId="1455293440">
    <w:abstractNumId w:val="25"/>
  </w:num>
  <w:num w:numId="61" w16cid:durableId="755712321">
    <w:abstractNumId w:val="19"/>
  </w:num>
  <w:num w:numId="62" w16cid:durableId="1908565069">
    <w:abstractNumId w:val="29"/>
  </w:num>
  <w:num w:numId="63" w16cid:durableId="799684342">
    <w:abstractNumId w:val="31"/>
  </w:num>
  <w:num w:numId="64" w16cid:durableId="36515638">
    <w:abstractNumId w:val="69"/>
  </w:num>
  <w:num w:numId="65" w16cid:durableId="330182771">
    <w:abstractNumId w:val="65"/>
  </w:num>
  <w:num w:numId="66" w16cid:durableId="1167943630">
    <w:abstractNumId w:val="16"/>
  </w:num>
  <w:num w:numId="67" w16cid:durableId="95640912">
    <w:abstractNumId w:val="3"/>
  </w:num>
  <w:num w:numId="68" w16cid:durableId="2126120704">
    <w:abstractNumId w:val="50"/>
  </w:num>
  <w:num w:numId="69" w16cid:durableId="91435870">
    <w:abstractNumId w:val="62"/>
  </w:num>
  <w:num w:numId="70" w16cid:durableId="895236777">
    <w:abstractNumId w:val="21"/>
  </w:num>
  <w:num w:numId="71" w16cid:durableId="1244950902">
    <w:abstractNumId w:val="72"/>
  </w:num>
  <w:num w:numId="72" w16cid:durableId="1393652222">
    <w:abstractNumId w:val="48"/>
  </w:num>
  <w:num w:numId="73" w16cid:durableId="570430200">
    <w:abstractNumId w:val="5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D 0002">
    <w15:presenceInfo w15:providerId="Windows Live" w15:userId="5b678c1ca713ae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75"/>
    <w:rsid w:val="00006AEE"/>
    <w:rsid w:val="00011F79"/>
    <w:rsid w:val="000278A4"/>
    <w:rsid w:val="00050968"/>
    <w:rsid w:val="00050FD9"/>
    <w:rsid w:val="00054EA0"/>
    <w:rsid w:val="00057A7F"/>
    <w:rsid w:val="00073F29"/>
    <w:rsid w:val="000762B5"/>
    <w:rsid w:val="000A3899"/>
    <w:rsid w:val="000B1CB4"/>
    <w:rsid w:val="000B5757"/>
    <w:rsid w:val="000C784E"/>
    <w:rsid w:val="000F6815"/>
    <w:rsid w:val="00101DC9"/>
    <w:rsid w:val="001112BE"/>
    <w:rsid w:val="001171A1"/>
    <w:rsid w:val="00137D5B"/>
    <w:rsid w:val="00153B85"/>
    <w:rsid w:val="00155C0C"/>
    <w:rsid w:val="00160510"/>
    <w:rsid w:val="001650B0"/>
    <w:rsid w:val="00183ED1"/>
    <w:rsid w:val="001F05C0"/>
    <w:rsid w:val="00222517"/>
    <w:rsid w:val="0023494E"/>
    <w:rsid w:val="00241D0D"/>
    <w:rsid w:val="00242B0B"/>
    <w:rsid w:val="00283071"/>
    <w:rsid w:val="0028621E"/>
    <w:rsid w:val="002868A9"/>
    <w:rsid w:val="00287DDC"/>
    <w:rsid w:val="00296DB1"/>
    <w:rsid w:val="002F3D81"/>
    <w:rsid w:val="0030342D"/>
    <w:rsid w:val="003302D5"/>
    <w:rsid w:val="0033294C"/>
    <w:rsid w:val="003451AE"/>
    <w:rsid w:val="00361130"/>
    <w:rsid w:val="00366BE6"/>
    <w:rsid w:val="00390232"/>
    <w:rsid w:val="003B58D3"/>
    <w:rsid w:val="003C0632"/>
    <w:rsid w:val="003C4936"/>
    <w:rsid w:val="003C50FC"/>
    <w:rsid w:val="003F4775"/>
    <w:rsid w:val="00414825"/>
    <w:rsid w:val="00422801"/>
    <w:rsid w:val="00424A94"/>
    <w:rsid w:val="004318BB"/>
    <w:rsid w:val="00440D07"/>
    <w:rsid w:val="004445C2"/>
    <w:rsid w:val="00493FB1"/>
    <w:rsid w:val="004A060A"/>
    <w:rsid w:val="004A2E1C"/>
    <w:rsid w:val="004C6A7C"/>
    <w:rsid w:val="004E3180"/>
    <w:rsid w:val="004F0B41"/>
    <w:rsid w:val="00520C7C"/>
    <w:rsid w:val="005258F4"/>
    <w:rsid w:val="005478E8"/>
    <w:rsid w:val="0055502F"/>
    <w:rsid w:val="0058774F"/>
    <w:rsid w:val="005A54DA"/>
    <w:rsid w:val="005C44BB"/>
    <w:rsid w:val="005D2B3E"/>
    <w:rsid w:val="005F2E68"/>
    <w:rsid w:val="006013E3"/>
    <w:rsid w:val="00622434"/>
    <w:rsid w:val="00623A9C"/>
    <w:rsid w:val="006347B0"/>
    <w:rsid w:val="006366AF"/>
    <w:rsid w:val="00637BB0"/>
    <w:rsid w:val="0064295E"/>
    <w:rsid w:val="0065009D"/>
    <w:rsid w:val="00651734"/>
    <w:rsid w:val="00684DC4"/>
    <w:rsid w:val="006B6F7E"/>
    <w:rsid w:val="006D18AF"/>
    <w:rsid w:val="006D6CA9"/>
    <w:rsid w:val="006F27C3"/>
    <w:rsid w:val="00714E6A"/>
    <w:rsid w:val="00717989"/>
    <w:rsid w:val="00732FC4"/>
    <w:rsid w:val="0073750A"/>
    <w:rsid w:val="007444D4"/>
    <w:rsid w:val="00784B99"/>
    <w:rsid w:val="007921C8"/>
    <w:rsid w:val="007A3D44"/>
    <w:rsid w:val="007B038C"/>
    <w:rsid w:val="007B75E3"/>
    <w:rsid w:val="007E182A"/>
    <w:rsid w:val="007E3365"/>
    <w:rsid w:val="007F6B4D"/>
    <w:rsid w:val="0086184E"/>
    <w:rsid w:val="00882327"/>
    <w:rsid w:val="008B0BC1"/>
    <w:rsid w:val="008B313F"/>
    <w:rsid w:val="008C3478"/>
    <w:rsid w:val="008D59E3"/>
    <w:rsid w:val="00903AA4"/>
    <w:rsid w:val="009054B1"/>
    <w:rsid w:val="00917B46"/>
    <w:rsid w:val="0093672A"/>
    <w:rsid w:val="00940EA8"/>
    <w:rsid w:val="009535E1"/>
    <w:rsid w:val="00955E1C"/>
    <w:rsid w:val="00963170"/>
    <w:rsid w:val="0096536A"/>
    <w:rsid w:val="009A241E"/>
    <w:rsid w:val="009A2E7A"/>
    <w:rsid w:val="009A40E3"/>
    <w:rsid w:val="009C5DB6"/>
    <w:rsid w:val="009D28DB"/>
    <w:rsid w:val="009F7D27"/>
    <w:rsid w:val="00A05C71"/>
    <w:rsid w:val="00A0735B"/>
    <w:rsid w:val="00A163DB"/>
    <w:rsid w:val="00A24C97"/>
    <w:rsid w:val="00A331B9"/>
    <w:rsid w:val="00A70C5F"/>
    <w:rsid w:val="00A76680"/>
    <w:rsid w:val="00AB6F71"/>
    <w:rsid w:val="00AF4905"/>
    <w:rsid w:val="00B049DA"/>
    <w:rsid w:val="00B41F5F"/>
    <w:rsid w:val="00B54D1D"/>
    <w:rsid w:val="00B63398"/>
    <w:rsid w:val="00B83856"/>
    <w:rsid w:val="00B8694D"/>
    <w:rsid w:val="00B96398"/>
    <w:rsid w:val="00BA3500"/>
    <w:rsid w:val="00BB23CE"/>
    <w:rsid w:val="00BB44AE"/>
    <w:rsid w:val="00C2065F"/>
    <w:rsid w:val="00C31B12"/>
    <w:rsid w:val="00C45585"/>
    <w:rsid w:val="00C62DB2"/>
    <w:rsid w:val="00C77757"/>
    <w:rsid w:val="00CA0159"/>
    <w:rsid w:val="00CA4822"/>
    <w:rsid w:val="00CB33D6"/>
    <w:rsid w:val="00CE1F05"/>
    <w:rsid w:val="00D0333B"/>
    <w:rsid w:val="00D03346"/>
    <w:rsid w:val="00D41674"/>
    <w:rsid w:val="00D438D0"/>
    <w:rsid w:val="00D4507F"/>
    <w:rsid w:val="00D47F76"/>
    <w:rsid w:val="00D5373C"/>
    <w:rsid w:val="00DC0F6E"/>
    <w:rsid w:val="00DC3F19"/>
    <w:rsid w:val="00E16386"/>
    <w:rsid w:val="00E304B6"/>
    <w:rsid w:val="00E43415"/>
    <w:rsid w:val="00E47A47"/>
    <w:rsid w:val="00E65BAF"/>
    <w:rsid w:val="00E95267"/>
    <w:rsid w:val="00E96E3A"/>
    <w:rsid w:val="00EA6A62"/>
    <w:rsid w:val="00EB1D75"/>
    <w:rsid w:val="00EE134D"/>
    <w:rsid w:val="00EE71E8"/>
    <w:rsid w:val="00EF1BF4"/>
    <w:rsid w:val="00EF5DC8"/>
    <w:rsid w:val="00F05F6F"/>
    <w:rsid w:val="00F2405C"/>
    <w:rsid w:val="00F240CC"/>
    <w:rsid w:val="00F27B3B"/>
    <w:rsid w:val="00F30A2B"/>
    <w:rsid w:val="00F35BB6"/>
    <w:rsid w:val="00F6499F"/>
    <w:rsid w:val="00F70E59"/>
    <w:rsid w:val="00F737DF"/>
    <w:rsid w:val="00F91761"/>
    <w:rsid w:val="00FA63BE"/>
    <w:rsid w:val="00FC04F5"/>
    <w:rsid w:val="00FC1952"/>
    <w:rsid w:val="00FC561A"/>
    <w:rsid w:val="00FC7D6B"/>
    <w:rsid w:val="00FF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E8FA6"/>
  <w15:chartTrackingRefBased/>
  <w15:docId w15:val="{F0BE017B-875D-4271-8219-47E5BD88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D75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1D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B1D7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PargrafodaLista">
    <w:name w:val="List Paragraph"/>
    <w:basedOn w:val="Normal"/>
    <w:uiPriority w:val="34"/>
    <w:qFormat/>
    <w:rsid w:val="00EB1D7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B1D75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nhideWhenUsed/>
    <w:rsid w:val="00EB1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EB1D75"/>
  </w:style>
  <w:style w:type="paragraph" w:styleId="Rodap">
    <w:name w:val="footer"/>
    <w:basedOn w:val="Normal"/>
    <w:link w:val="RodapChar"/>
    <w:uiPriority w:val="99"/>
    <w:unhideWhenUsed/>
    <w:rsid w:val="00EB1D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1D75"/>
  </w:style>
  <w:style w:type="paragraph" w:styleId="NormalWeb">
    <w:name w:val="Normal (Web)"/>
    <w:basedOn w:val="Normal"/>
    <w:uiPriority w:val="99"/>
    <w:semiHidden/>
    <w:unhideWhenUsed/>
    <w:rsid w:val="00D45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163DB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A0735B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D416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4167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416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416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4167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D41674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2F3D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F3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www.google.com/intl/pt-BR/drive/download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anydesk.com/pt/downloads/window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" TargetMode="External"/><Relationship Id="rId24" Type="http://schemas.openxmlformats.org/officeDocument/2006/relationships/image" Target="media/image15.png"/><Relationship Id="rId32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counts.google.com/signup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11</Pages>
  <Words>628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005 IPRO</dc:creator>
  <cp:keywords/>
  <dc:description/>
  <cp:lastModifiedBy>ID 0002</cp:lastModifiedBy>
  <cp:revision>75</cp:revision>
  <cp:lastPrinted>2025-06-13T20:33:00Z</cp:lastPrinted>
  <dcterms:created xsi:type="dcterms:W3CDTF">2022-09-05T20:06:00Z</dcterms:created>
  <dcterms:modified xsi:type="dcterms:W3CDTF">2025-06-13T20:36:00Z</dcterms:modified>
</cp:coreProperties>
</file>